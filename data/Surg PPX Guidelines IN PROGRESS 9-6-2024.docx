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9749F" w:rsidR="2AE91D86" w:rsidP="004655C5" w:rsidRDefault="2AE91D86" w14:paraId="490D7112" w14:textId="4B655E2E">
      <w:pPr>
        <w:contextualSpacing/>
        <w:rPr>
          <w:rFonts w:ascii="Arial" w:hAnsi="Arial" w:eastAsia="Arial Nova" w:cs="Arial"/>
          <w:b/>
          <w:bCs/>
          <w:sz w:val="36"/>
          <w:szCs w:val="36"/>
          <w:u w:val="single"/>
        </w:rPr>
      </w:pPr>
      <w:r w:rsidRPr="0039749F">
        <w:rPr>
          <w:rFonts w:ascii="Arial" w:hAnsi="Arial" w:eastAsia="Arial Nova" w:cs="Arial"/>
          <w:b/>
          <w:bCs/>
          <w:sz w:val="36"/>
          <w:szCs w:val="36"/>
          <w:u w:val="single"/>
        </w:rPr>
        <w:t>Surgical Antimicrobial Prophylaxis Guidelines</w:t>
      </w:r>
    </w:p>
    <w:p w:rsidRPr="0039749F" w:rsidR="2AE91D86" w:rsidP="004655C5" w:rsidRDefault="2AE91D86" w14:paraId="432028E2" w14:textId="2CFC2F62">
      <w:pPr>
        <w:widowControl w:val="0"/>
        <w:tabs>
          <w:tab w:val="left" w:pos="978"/>
        </w:tabs>
        <w:spacing w:after="0" w:line="285" w:lineRule="exact"/>
        <w:contextualSpacing/>
        <w:rPr>
          <w:rFonts w:ascii="Arial" w:hAnsi="Arial" w:eastAsia="Arial Nova" w:cs="Arial"/>
          <w:b/>
          <w:bCs/>
          <w:color w:val="000000" w:themeColor="text1"/>
        </w:rPr>
      </w:pPr>
      <w:r w:rsidRPr="0039749F">
        <w:rPr>
          <w:rFonts w:ascii="Arial" w:hAnsi="Arial" w:eastAsia="Arial Nova" w:cs="Arial"/>
          <w:b/>
          <w:bCs/>
          <w:color w:val="000000" w:themeColor="text1"/>
        </w:rPr>
        <w:t>General Principles</w:t>
      </w:r>
    </w:p>
    <w:p w:rsidRPr="00767CF5" w:rsidR="2AE91D86" w:rsidP="004655C5" w:rsidRDefault="2AE91D86" w14:paraId="663C434C" w14:textId="44B5BD61">
      <w:pPr>
        <w:pStyle w:val="ListParagraph"/>
        <w:widowControl w:val="0"/>
        <w:numPr>
          <w:ilvl w:val="1"/>
          <w:numId w:val="19"/>
        </w:numPr>
        <w:tabs>
          <w:tab w:val="left" w:pos="978"/>
        </w:tabs>
        <w:spacing w:after="0" w:line="285" w:lineRule="exact"/>
        <w:ind w:left="978" w:hanging="283"/>
        <w:rPr>
          <w:rFonts w:ascii="Arial" w:hAnsi="Arial" w:eastAsia="Arial Nova" w:cs="Arial"/>
        </w:rPr>
      </w:pPr>
      <w:r w:rsidRPr="0039749F">
        <w:rPr>
          <w:rFonts w:ascii="Arial" w:hAnsi="Arial" w:eastAsia="Arial Nova" w:cs="Arial"/>
          <w:color w:val="000000" w:themeColor="text1"/>
        </w:rPr>
        <w:t xml:space="preserve">All dosing recommendations are for </w:t>
      </w:r>
      <w:r w:rsidRPr="00767CF5">
        <w:rPr>
          <w:rFonts w:ascii="Arial" w:hAnsi="Arial" w:eastAsia="Arial Nova" w:cs="Arial"/>
        </w:rPr>
        <w:t xml:space="preserve">patients </w:t>
      </w:r>
      <w:r w:rsidRPr="00767CF5">
        <w:rPr>
          <w:rFonts w:ascii="Arial" w:hAnsi="Arial" w:eastAsia="Arial Nova" w:cs="Arial"/>
          <w:bCs/>
        </w:rPr>
        <w:t xml:space="preserve">with </w:t>
      </w:r>
      <w:r w:rsidRPr="00767CF5" w:rsidR="004655C5">
        <w:rPr>
          <w:rFonts w:ascii="Arial" w:hAnsi="Arial" w:eastAsia="Arial Nova" w:cs="Arial"/>
          <w:bCs/>
        </w:rPr>
        <w:t>normal hepatic function; guidance is provided for patients with varying degrees of renal function</w:t>
      </w:r>
    </w:p>
    <w:p w:rsidRPr="004655C5" w:rsidR="2AE91D86" w:rsidP="004655C5" w:rsidRDefault="2AE91D86" w14:paraId="17CDCC64" w14:textId="4E46232D">
      <w:pPr>
        <w:pStyle w:val="ListParagraph"/>
        <w:widowControl w:val="0"/>
        <w:numPr>
          <w:ilvl w:val="1"/>
          <w:numId w:val="19"/>
        </w:numPr>
        <w:tabs>
          <w:tab w:val="left" w:pos="978"/>
        </w:tabs>
        <w:spacing w:after="0" w:line="288" w:lineRule="exact"/>
        <w:ind w:left="978" w:hanging="283"/>
        <w:rPr>
          <w:rFonts w:ascii="Arial" w:hAnsi="Arial" w:eastAsia="Arial Nova" w:cs="Arial"/>
          <w:color w:val="000000" w:themeColor="text1"/>
        </w:rPr>
      </w:pPr>
      <w:r w:rsidRPr="0039749F">
        <w:rPr>
          <w:rFonts w:ascii="Arial" w:hAnsi="Arial" w:eastAsia="Arial Nova" w:cs="Arial"/>
          <w:color w:val="000000" w:themeColor="text1"/>
        </w:rPr>
        <w:t xml:space="preserve">All dosing recommendations are based on prophylaxis in </w:t>
      </w:r>
      <w:r w:rsidRPr="0039749F">
        <w:rPr>
          <w:rFonts w:ascii="Arial" w:hAnsi="Arial" w:eastAsia="Arial Nova" w:cs="Arial"/>
          <w:color w:val="000000" w:themeColor="text1"/>
          <w:u w:val="single"/>
        </w:rPr>
        <w:t xml:space="preserve">patients </w:t>
      </w:r>
      <w:r w:rsidRPr="0039749F">
        <w:rPr>
          <w:rFonts w:ascii="Arial" w:hAnsi="Arial" w:eastAsia="Arial Nova" w:cs="Arial"/>
          <w:b/>
          <w:bCs/>
          <w:color w:val="000000" w:themeColor="text1"/>
          <w:u w:val="single"/>
        </w:rPr>
        <w:t xml:space="preserve">not </w:t>
      </w:r>
      <w:r w:rsidRPr="0039749F">
        <w:rPr>
          <w:rFonts w:ascii="Arial" w:hAnsi="Arial" w:eastAsia="Arial Nova" w:cs="Arial"/>
          <w:color w:val="000000" w:themeColor="text1"/>
          <w:u w:val="single"/>
        </w:rPr>
        <w:t>on antibiotic therapy for existing infection</w:t>
      </w:r>
    </w:p>
    <w:p w:rsidRPr="004655C5" w:rsidR="004655C5" w:rsidP="004655C5" w:rsidRDefault="004655C5" w14:paraId="7FD279F3" w14:textId="77777777">
      <w:pPr>
        <w:pStyle w:val="ListParagraph"/>
        <w:widowControl w:val="0"/>
        <w:numPr>
          <w:ilvl w:val="1"/>
          <w:numId w:val="19"/>
        </w:numPr>
        <w:tabs>
          <w:tab w:val="left" w:pos="967"/>
        </w:tabs>
        <w:spacing w:before="2" w:after="0" w:line="235" w:lineRule="auto"/>
        <w:ind w:right="1323"/>
        <w:rPr>
          <w:rFonts w:ascii="Arial" w:hAnsi="Arial" w:eastAsia="Arial Nova" w:cs="Arial"/>
          <w:color w:val="000000" w:themeColor="text1"/>
        </w:rPr>
      </w:pPr>
      <w:r w:rsidRPr="004655C5">
        <w:rPr>
          <w:rFonts w:ascii="Arial" w:hAnsi="Arial" w:eastAsia="Arial Nova" w:cs="Arial"/>
          <w:bCs/>
          <w:color w:val="000000" w:themeColor="text1"/>
        </w:rPr>
        <w:t>Patients receiving treatment antibiotics should generally receive routine pre-operative prophylaxis in addition to their concurrent therapy</w:t>
      </w:r>
    </w:p>
    <w:p w:rsidRPr="0039749F" w:rsidR="2AE91D86" w:rsidP="004655C5" w:rsidRDefault="2AE91D86" w14:paraId="18E71879" w14:textId="28647D2C">
      <w:pPr>
        <w:pStyle w:val="ListParagraph"/>
        <w:widowControl w:val="0"/>
        <w:numPr>
          <w:ilvl w:val="1"/>
          <w:numId w:val="19"/>
        </w:numPr>
        <w:tabs>
          <w:tab w:val="left" w:pos="978"/>
        </w:tabs>
        <w:spacing w:after="0" w:line="288" w:lineRule="exact"/>
        <w:ind w:left="978" w:hanging="283"/>
        <w:rPr>
          <w:rFonts w:ascii="Arial" w:hAnsi="Arial" w:eastAsia="Arial Nova" w:cs="Arial"/>
          <w:color w:val="000000" w:themeColor="text1"/>
        </w:rPr>
      </w:pPr>
      <w:r w:rsidRPr="0039749F">
        <w:rPr>
          <w:rFonts w:ascii="Arial" w:hAnsi="Arial" w:eastAsia="Arial Nova" w:cs="Arial"/>
          <w:color w:val="000000" w:themeColor="text1"/>
        </w:rPr>
        <w:t>Pre-operative and intra-operative doses may be different than doses used for treatment purposes</w:t>
      </w:r>
    </w:p>
    <w:p w:rsidRPr="0039749F" w:rsidR="2AE91D86" w:rsidP="004655C5" w:rsidRDefault="2AE91D86" w14:paraId="25F032D6" w14:textId="6DEA807B">
      <w:pPr>
        <w:pStyle w:val="ListParagraph"/>
        <w:widowControl w:val="0"/>
        <w:numPr>
          <w:ilvl w:val="1"/>
          <w:numId w:val="19"/>
        </w:numPr>
        <w:tabs>
          <w:tab w:val="left" w:pos="978"/>
        </w:tabs>
        <w:spacing w:after="0" w:line="288" w:lineRule="exact"/>
        <w:ind w:left="978" w:hanging="283"/>
        <w:rPr>
          <w:rFonts w:ascii="Arial" w:hAnsi="Arial" w:eastAsia="Arial Nova" w:cs="Arial"/>
          <w:color w:val="000000" w:themeColor="text1"/>
        </w:rPr>
      </w:pPr>
      <w:r w:rsidRPr="0039749F">
        <w:rPr>
          <w:rFonts w:ascii="Arial" w:hAnsi="Arial" w:eastAsia="Arial Nova" w:cs="Arial"/>
          <w:i/>
          <w:iCs/>
          <w:color w:val="000000" w:themeColor="text1"/>
        </w:rPr>
        <w:t xml:space="preserve">Recommend </w:t>
      </w:r>
      <w:r w:rsidRPr="003266FD">
        <w:rPr>
          <w:rFonts w:ascii="Arial" w:hAnsi="Arial" w:eastAsia="Arial Nova" w:cs="Arial"/>
          <w:i/>
          <w:iCs/>
          <w:color w:val="000000" w:themeColor="text1"/>
        </w:rPr>
        <w:t xml:space="preserve">calling </w:t>
      </w:r>
      <w:r w:rsidRPr="003266FD" w:rsidR="003266FD">
        <w:rPr>
          <w:rFonts w:ascii="Arial" w:hAnsi="Arial" w:eastAsia="Arial Nova" w:cs="Arial"/>
          <w:i/>
          <w:iCs/>
          <w:color w:val="000000" w:themeColor="text1"/>
        </w:rPr>
        <w:t>OR P</w:t>
      </w:r>
      <w:r w:rsidRPr="003266FD">
        <w:rPr>
          <w:rFonts w:ascii="Arial" w:hAnsi="Arial" w:eastAsia="Arial Nova" w:cs="Arial"/>
          <w:i/>
          <w:iCs/>
          <w:color w:val="000000" w:themeColor="text1"/>
        </w:rPr>
        <w:t xml:space="preserve">harmacy </w:t>
      </w:r>
      <w:r w:rsidRPr="003266FD">
        <w:rPr>
          <w:rFonts w:ascii="Arial" w:hAnsi="Arial" w:eastAsia="Arial Nova" w:cs="Arial"/>
          <w:i/>
          <w:color w:val="000000" w:themeColor="text1"/>
        </w:rPr>
        <w:t>(6-7222</w:t>
      </w:r>
      <w:r w:rsidRPr="003266FD" w:rsidR="003266FD">
        <w:rPr>
          <w:rFonts w:ascii="Arial" w:hAnsi="Arial" w:eastAsia="Arial Nova" w:cs="Arial"/>
          <w:i/>
          <w:color w:val="000000" w:themeColor="text1"/>
        </w:rPr>
        <w:t>)</w:t>
      </w:r>
      <w:r w:rsidR="008361FF">
        <w:rPr>
          <w:rFonts w:ascii="Arial" w:hAnsi="Arial" w:eastAsia="Arial Nova" w:cs="Arial"/>
          <w:i/>
          <w:color w:val="000000" w:themeColor="text1"/>
        </w:rPr>
        <w:t xml:space="preserve">, </w:t>
      </w:r>
      <w:r w:rsidRPr="003266FD" w:rsidR="003266FD">
        <w:rPr>
          <w:rFonts w:ascii="Arial" w:hAnsi="Arial" w:eastAsia="Arial Nova" w:cs="Arial"/>
          <w:i/>
          <w:color w:val="000000" w:themeColor="text1"/>
        </w:rPr>
        <w:t>Main Pharmacy (</w:t>
      </w:r>
      <w:r w:rsidRPr="003266FD">
        <w:rPr>
          <w:rFonts w:ascii="Arial" w:hAnsi="Arial" w:eastAsia="Arial Nova" w:cs="Arial"/>
          <w:i/>
          <w:color w:val="000000" w:themeColor="text1"/>
        </w:rPr>
        <w:t>6-4291)</w:t>
      </w:r>
      <w:r w:rsidR="008361FF">
        <w:rPr>
          <w:rFonts w:ascii="Arial" w:hAnsi="Arial" w:eastAsia="Arial Nova" w:cs="Arial"/>
          <w:i/>
          <w:color w:val="000000" w:themeColor="text1"/>
        </w:rPr>
        <w:t>, or Lib Main Pharmacy (3-9550)</w:t>
      </w:r>
      <w:r w:rsidRPr="003266FD">
        <w:rPr>
          <w:rFonts w:ascii="Arial" w:hAnsi="Arial" w:eastAsia="Arial Nova" w:cs="Arial"/>
          <w:i/>
          <w:color w:val="000000" w:themeColor="text1"/>
        </w:rPr>
        <w:t xml:space="preserve"> </w:t>
      </w:r>
      <w:r w:rsidRPr="003266FD">
        <w:rPr>
          <w:rFonts w:ascii="Arial" w:hAnsi="Arial" w:eastAsia="Arial Nova" w:cs="Arial"/>
          <w:i/>
          <w:iCs/>
          <w:color w:val="000000" w:themeColor="text1"/>
        </w:rPr>
        <w:t>for</w:t>
      </w:r>
      <w:r w:rsidRPr="0039749F">
        <w:rPr>
          <w:rFonts w:ascii="Arial" w:hAnsi="Arial" w:eastAsia="Arial Nova" w:cs="Arial"/>
          <w:i/>
          <w:iCs/>
          <w:color w:val="000000" w:themeColor="text1"/>
        </w:rPr>
        <w:t xml:space="preserve"> the following circumstances:</w:t>
      </w:r>
    </w:p>
    <w:p w:rsidRPr="0039749F" w:rsidR="2AE91D86" w:rsidP="004655C5" w:rsidRDefault="2AE91D86" w14:paraId="561CF6D6" w14:textId="53CBFB4F">
      <w:pPr>
        <w:pStyle w:val="ListParagraph"/>
        <w:widowControl w:val="0"/>
        <w:numPr>
          <w:ilvl w:val="2"/>
          <w:numId w:val="19"/>
        </w:numPr>
        <w:tabs>
          <w:tab w:val="left" w:pos="1305"/>
        </w:tabs>
        <w:spacing w:before="2" w:after="0" w:line="235" w:lineRule="auto"/>
        <w:ind w:left="1305" w:right="811" w:hanging="284"/>
        <w:rPr>
          <w:rFonts w:ascii="Arial" w:hAnsi="Arial" w:eastAsia="Arial Nova" w:cs="Arial"/>
          <w:color w:val="000000" w:themeColor="text1"/>
        </w:rPr>
      </w:pPr>
      <w:r w:rsidRPr="0039749F">
        <w:rPr>
          <w:rFonts w:ascii="Arial" w:hAnsi="Arial" w:eastAsia="Arial Nova" w:cs="Arial"/>
          <w:i/>
          <w:iCs/>
          <w:color w:val="000000" w:themeColor="text1"/>
        </w:rPr>
        <w:t>Patients with suspected or known hepatic or renal dysfunction, including those who have required prolonged infusion times or administration intervals of vancomycin or aminoglycosides</w:t>
      </w:r>
    </w:p>
    <w:p w:rsidRPr="0039749F" w:rsidR="2AE91D86" w:rsidP="004655C5" w:rsidRDefault="2AE91D86" w14:paraId="3683AC1D" w14:textId="05CB7C77">
      <w:pPr>
        <w:pStyle w:val="ListParagraph"/>
        <w:widowControl w:val="0"/>
        <w:numPr>
          <w:ilvl w:val="2"/>
          <w:numId w:val="19"/>
        </w:numPr>
        <w:tabs>
          <w:tab w:val="left" w:pos="1305"/>
        </w:tabs>
        <w:spacing w:after="0" w:line="290" w:lineRule="exact"/>
        <w:ind w:left="1305" w:hanging="283"/>
        <w:rPr>
          <w:rFonts w:ascii="Arial" w:hAnsi="Arial" w:eastAsia="Arial Nova" w:cs="Arial"/>
          <w:color w:val="000000" w:themeColor="text1"/>
        </w:rPr>
      </w:pPr>
      <w:r w:rsidRPr="0039749F">
        <w:rPr>
          <w:rFonts w:ascii="Arial" w:hAnsi="Arial" w:eastAsia="Arial Nova" w:cs="Arial"/>
          <w:i/>
          <w:iCs/>
          <w:color w:val="000000" w:themeColor="text1"/>
        </w:rPr>
        <w:t>Patients receiving ongoing antibiotic therapy initiated before surgery, especially aminoglycosides or vancomycin</w:t>
      </w:r>
    </w:p>
    <w:p w:rsidRPr="0039749F" w:rsidR="2488B8F9" w:rsidP="004655C5" w:rsidRDefault="2488B8F9" w14:paraId="5C53DF5A" w14:textId="55E7CEB2">
      <w:pPr>
        <w:widowControl w:val="0"/>
        <w:spacing w:before="2" w:after="0" w:line="240" w:lineRule="auto"/>
        <w:contextualSpacing/>
        <w:rPr>
          <w:rFonts w:ascii="Arial" w:hAnsi="Arial" w:eastAsia="Arial Nova" w:cs="Arial"/>
          <w:color w:val="000000" w:themeColor="text1"/>
        </w:rPr>
      </w:pPr>
    </w:p>
    <w:p w:rsidRPr="0039749F" w:rsidR="2AE91D86" w:rsidP="004655C5" w:rsidRDefault="2AE91D86" w14:paraId="501A6E15" w14:textId="719D4D17">
      <w:pPr>
        <w:widowControl w:val="0"/>
        <w:tabs>
          <w:tab w:val="left" w:pos="599"/>
        </w:tabs>
        <w:spacing w:after="0" w:line="290" w:lineRule="exact"/>
        <w:contextualSpacing/>
        <w:rPr>
          <w:rFonts w:ascii="Arial" w:hAnsi="Arial" w:eastAsia="Arial Nova" w:cs="Arial"/>
          <w:color w:val="000000" w:themeColor="text1"/>
        </w:rPr>
      </w:pPr>
      <w:r w:rsidRPr="0039749F">
        <w:rPr>
          <w:rFonts w:ascii="Arial" w:hAnsi="Arial" w:eastAsia="Arial Nova" w:cs="Arial"/>
          <w:b/>
          <w:bCs/>
          <w:color w:val="000000" w:themeColor="text1"/>
        </w:rPr>
        <w:t>Pre- and intra-operative antibiotics</w:t>
      </w:r>
    </w:p>
    <w:p w:rsidRPr="0039749F" w:rsidR="2AE91D86" w:rsidP="004655C5" w:rsidRDefault="2AE91D86" w14:paraId="39F49CDC" w14:textId="68F83E38">
      <w:pPr>
        <w:pStyle w:val="ListParagraph"/>
        <w:widowControl w:val="0"/>
        <w:numPr>
          <w:ilvl w:val="1"/>
          <w:numId w:val="19"/>
        </w:numPr>
        <w:tabs>
          <w:tab w:val="left" w:pos="966"/>
        </w:tabs>
        <w:spacing w:after="0" w:line="288" w:lineRule="exact"/>
        <w:ind w:left="966" w:hanging="263"/>
        <w:rPr>
          <w:rFonts w:ascii="Arial" w:hAnsi="Arial" w:eastAsia="Arial Nova" w:cs="Arial"/>
          <w:color w:val="000000" w:themeColor="text1"/>
        </w:rPr>
      </w:pPr>
      <w:r w:rsidRPr="0039749F">
        <w:rPr>
          <w:rFonts w:ascii="Arial" w:hAnsi="Arial" w:eastAsia="Arial Nova" w:cs="Arial"/>
          <w:color w:val="000000" w:themeColor="text1"/>
        </w:rPr>
        <w:t>Pre-operative dose should be complete</w:t>
      </w:r>
      <w:r w:rsidR="003266FD">
        <w:rPr>
          <w:rFonts w:ascii="Arial" w:hAnsi="Arial" w:eastAsia="Arial Nova" w:cs="Arial"/>
          <w:color w:val="000000" w:themeColor="text1"/>
        </w:rPr>
        <w:t>d</w:t>
      </w:r>
      <w:r w:rsidRPr="0039749F">
        <w:rPr>
          <w:rFonts w:ascii="Arial" w:hAnsi="Arial" w:eastAsia="Arial Nova" w:cs="Arial"/>
          <w:color w:val="000000" w:themeColor="text1"/>
        </w:rPr>
        <w:t xml:space="preserve"> within 60 minutes prior to the incision</w:t>
      </w:r>
    </w:p>
    <w:p w:rsidRPr="0039749F" w:rsidR="2AE91D86" w:rsidP="004655C5" w:rsidRDefault="2AE91D86" w14:paraId="1485D25E" w14:textId="2BE18FE0">
      <w:pPr>
        <w:pStyle w:val="ListParagraph"/>
        <w:widowControl w:val="0"/>
        <w:numPr>
          <w:ilvl w:val="1"/>
          <w:numId w:val="19"/>
        </w:numPr>
        <w:tabs>
          <w:tab w:val="left" w:pos="1129"/>
        </w:tabs>
        <w:spacing w:after="0" w:line="288" w:lineRule="exact"/>
        <w:rPr>
          <w:rFonts w:ascii="Arial" w:hAnsi="Arial" w:eastAsia="Arial Nova" w:cs="Arial"/>
          <w:color w:val="000000" w:themeColor="text1"/>
        </w:rPr>
      </w:pPr>
      <w:r w:rsidRPr="0039749F">
        <w:rPr>
          <w:rFonts w:ascii="Arial" w:hAnsi="Arial" w:eastAsia="Arial Nova" w:cs="Arial"/>
          <w:b/>
          <w:bCs/>
          <w:color w:val="000000" w:themeColor="text1"/>
        </w:rPr>
        <w:t xml:space="preserve">If receiving vancomycin or aminoglycosides therapeutically, consult </w:t>
      </w:r>
      <w:r w:rsidR="00F17CF4">
        <w:rPr>
          <w:rFonts w:ascii="Arial" w:hAnsi="Arial" w:eastAsia="Arial Nova" w:cs="Arial"/>
          <w:b/>
          <w:bCs/>
          <w:color w:val="000000" w:themeColor="text1"/>
        </w:rPr>
        <w:t>pharmacy</w:t>
      </w:r>
    </w:p>
    <w:p w:rsidR="2AE91D86" w:rsidP="004655C5" w:rsidRDefault="2AE91D86" w14:paraId="178618DE" w14:textId="0F8AE443">
      <w:pPr>
        <w:pStyle w:val="ListParagraph"/>
        <w:widowControl w:val="0"/>
        <w:numPr>
          <w:ilvl w:val="1"/>
          <w:numId w:val="19"/>
        </w:numPr>
        <w:tabs>
          <w:tab w:val="left" w:pos="967"/>
        </w:tabs>
        <w:spacing w:before="2" w:after="0" w:line="235" w:lineRule="auto"/>
        <w:ind w:left="967" w:right="1453" w:hanging="264"/>
        <w:rPr>
          <w:rFonts w:ascii="Arial" w:hAnsi="Arial" w:eastAsia="Arial Nova" w:cs="Arial"/>
          <w:color w:val="000000" w:themeColor="text1"/>
        </w:rPr>
      </w:pPr>
      <w:r w:rsidRPr="0039749F">
        <w:rPr>
          <w:rFonts w:ascii="Arial" w:hAnsi="Arial" w:eastAsia="Arial Nova" w:cs="Arial"/>
          <w:color w:val="000000" w:themeColor="text1"/>
        </w:rPr>
        <w:t xml:space="preserve">Patients who </w:t>
      </w:r>
      <w:r w:rsidRPr="0039749F">
        <w:rPr>
          <w:rFonts w:ascii="Arial" w:hAnsi="Arial" w:eastAsia="Arial Nova" w:cs="Arial"/>
          <w:color w:val="000000" w:themeColor="text1"/>
          <w:u w:val="single"/>
        </w:rPr>
        <w:t xml:space="preserve">screen positive for MRSA </w:t>
      </w:r>
      <w:r w:rsidRPr="0039749F">
        <w:rPr>
          <w:rFonts w:ascii="Arial" w:hAnsi="Arial" w:eastAsia="Arial Nova" w:cs="Arial"/>
          <w:color w:val="000000" w:themeColor="text1"/>
        </w:rPr>
        <w:t xml:space="preserve">should be given a </w:t>
      </w:r>
      <w:r w:rsidRPr="0039749F">
        <w:rPr>
          <w:rFonts w:ascii="Arial" w:hAnsi="Arial" w:eastAsia="Arial Nova" w:cs="Arial"/>
          <w:color w:val="000000" w:themeColor="text1"/>
          <w:u w:val="single"/>
        </w:rPr>
        <w:t>single pre-</w:t>
      </w:r>
      <w:r w:rsidR="003266FD">
        <w:rPr>
          <w:rFonts w:ascii="Arial" w:hAnsi="Arial" w:eastAsia="Arial Nova" w:cs="Arial"/>
          <w:color w:val="000000" w:themeColor="text1"/>
          <w:u w:val="single"/>
        </w:rPr>
        <w:t xml:space="preserve"> o</w:t>
      </w:r>
      <w:r w:rsidRPr="0039749F">
        <w:rPr>
          <w:rFonts w:ascii="Arial" w:hAnsi="Arial" w:eastAsia="Arial Nova" w:cs="Arial"/>
          <w:color w:val="000000" w:themeColor="text1"/>
          <w:u w:val="single"/>
        </w:rPr>
        <w:t>perative dose of vancomycin</w:t>
      </w:r>
      <w:r w:rsidRPr="0039749F">
        <w:rPr>
          <w:rFonts w:ascii="Arial" w:hAnsi="Arial" w:eastAsia="Arial Nova" w:cs="Arial"/>
          <w:color w:val="000000" w:themeColor="text1"/>
        </w:rPr>
        <w:t xml:space="preserve"> in addition to routine prophylaxis</w:t>
      </w:r>
    </w:p>
    <w:p w:rsidRPr="0039749F" w:rsidR="00F17CF4" w:rsidP="004655C5" w:rsidRDefault="00F17CF4" w14:paraId="4BC2CD31" w14:textId="524AF1AE">
      <w:pPr>
        <w:pStyle w:val="ListParagraph"/>
        <w:widowControl w:val="0"/>
        <w:numPr>
          <w:ilvl w:val="1"/>
          <w:numId w:val="19"/>
        </w:numPr>
        <w:tabs>
          <w:tab w:val="left" w:pos="967"/>
        </w:tabs>
        <w:spacing w:before="2" w:after="0" w:line="235" w:lineRule="auto"/>
        <w:ind w:left="967" w:right="1453" w:hanging="264"/>
        <w:rPr>
          <w:rFonts w:ascii="Arial" w:hAnsi="Arial" w:eastAsia="Arial Nova" w:cs="Arial"/>
          <w:color w:val="000000" w:themeColor="text1"/>
        </w:rPr>
      </w:pPr>
      <w:r w:rsidRPr="00F17CF4">
        <w:rPr>
          <w:rFonts w:ascii="Arial" w:hAnsi="Arial" w:eastAsia="Arial Nova" w:cs="Arial"/>
          <w:color w:val="000000" w:themeColor="text1"/>
        </w:rPr>
        <w:t xml:space="preserve">Patients with recent history of Gram-negative MDRO with need for bowel coverage, clean-contaminated, or contaminated/dirty surgical sites: consider Infectious-Diseases consultation or discuss with </w:t>
      </w:r>
      <w:r>
        <w:rPr>
          <w:rFonts w:ascii="Arial" w:hAnsi="Arial" w:eastAsia="Arial Nova" w:cs="Arial"/>
          <w:color w:val="000000" w:themeColor="text1"/>
        </w:rPr>
        <w:t>a clinical pharmacist</w:t>
      </w:r>
      <w:r w:rsidRPr="00F17CF4">
        <w:rPr>
          <w:rFonts w:ascii="Arial" w:hAnsi="Arial" w:eastAsia="Arial Nova" w:cs="Arial"/>
          <w:color w:val="000000" w:themeColor="text1"/>
        </w:rPr>
        <w:t>.</w:t>
      </w:r>
    </w:p>
    <w:p w:rsidRPr="0039749F" w:rsidR="2AE91D86" w:rsidP="004655C5" w:rsidRDefault="2AE91D86" w14:paraId="2C153514" w14:textId="5E63932A">
      <w:pPr>
        <w:pStyle w:val="ListParagraph"/>
        <w:widowControl w:val="0"/>
        <w:numPr>
          <w:ilvl w:val="1"/>
          <w:numId w:val="19"/>
        </w:numPr>
        <w:tabs>
          <w:tab w:val="left" w:pos="966"/>
        </w:tabs>
        <w:spacing w:after="0" w:line="288" w:lineRule="exact"/>
        <w:ind w:left="966" w:hanging="263"/>
        <w:rPr>
          <w:rFonts w:ascii="Arial" w:hAnsi="Arial" w:eastAsia="Arial Nova" w:cs="Arial"/>
          <w:color w:val="000000" w:themeColor="text1"/>
        </w:rPr>
      </w:pPr>
      <w:r w:rsidRPr="0039749F">
        <w:rPr>
          <w:rFonts w:ascii="Arial" w:hAnsi="Arial" w:eastAsia="Arial Nova" w:cs="Arial"/>
          <w:b/>
          <w:bCs/>
          <w:color w:val="000000" w:themeColor="text1"/>
        </w:rPr>
        <w:t>Re</w:t>
      </w:r>
      <w:r w:rsidR="003266FD">
        <w:rPr>
          <w:rFonts w:ascii="Arial" w:hAnsi="Arial" w:eastAsia="Arial Nova" w:cs="Arial"/>
          <w:b/>
          <w:bCs/>
          <w:color w:val="000000" w:themeColor="text1"/>
        </w:rPr>
        <w:t>-</w:t>
      </w:r>
      <w:r w:rsidRPr="0039749F">
        <w:rPr>
          <w:rFonts w:ascii="Arial" w:hAnsi="Arial" w:eastAsia="Arial Nova" w:cs="Arial"/>
          <w:b/>
          <w:bCs/>
          <w:color w:val="000000" w:themeColor="text1"/>
        </w:rPr>
        <w:t xml:space="preserve">dose </w:t>
      </w:r>
      <w:r w:rsidRPr="0039749F">
        <w:rPr>
          <w:rFonts w:ascii="Arial" w:hAnsi="Arial" w:eastAsia="Arial Nova" w:cs="Arial"/>
          <w:color w:val="000000" w:themeColor="text1"/>
        </w:rPr>
        <w:t>prophylactic antibiotic according to times in the table or if the patient has experienced excessive blood loss</w:t>
      </w:r>
    </w:p>
    <w:p w:rsidRPr="0039749F" w:rsidR="2AE91D86" w:rsidP="004655C5" w:rsidRDefault="2AE91D86" w14:paraId="48C93C35" w14:textId="158BC902">
      <w:pPr>
        <w:pStyle w:val="ListParagraph"/>
        <w:widowControl w:val="0"/>
        <w:numPr>
          <w:ilvl w:val="1"/>
          <w:numId w:val="19"/>
        </w:numPr>
        <w:tabs>
          <w:tab w:val="left" w:pos="949"/>
        </w:tabs>
        <w:spacing w:after="0" w:line="288" w:lineRule="exact"/>
        <w:ind w:left="949" w:hanging="263"/>
        <w:rPr>
          <w:rFonts w:ascii="Arial" w:hAnsi="Arial" w:eastAsia="Arial Nova" w:cs="Arial"/>
          <w:color w:val="000000" w:themeColor="text1"/>
        </w:rPr>
      </w:pPr>
      <w:r w:rsidRPr="0039749F">
        <w:rPr>
          <w:rFonts w:ascii="Arial" w:hAnsi="Arial" w:eastAsia="Arial Nova" w:cs="Arial"/>
          <w:color w:val="000000" w:themeColor="text1"/>
        </w:rPr>
        <w:t>Re</w:t>
      </w:r>
      <w:r w:rsidR="003266FD">
        <w:rPr>
          <w:rFonts w:ascii="Arial" w:hAnsi="Arial" w:eastAsia="Arial Nova" w:cs="Arial"/>
          <w:color w:val="000000" w:themeColor="text1"/>
        </w:rPr>
        <w:t>-</w:t>
      </w:r>
      <w:r w:rsidRPr="0039749F">
        <w:rPr>
          <w:rFonts w:ascii="Arial" w:hAnsi="Arial" w:eastAsia="Arial Nova" w:cs="Arial"/>
          <w:color w:val="000000" w:themeColor="text1"/>
        </w:rPr>
        <w:t>dosing prior to case completion should be considered if completion is anticipated within 30 minutes of the usual re</w:t>
      </w:r>
      <w:r w:rsidR="003266FD">
        <w:rPr>
          <w:rFonts w:ascii="Arial" w:hAnsi="Arial" w:eastAsia="Arial Nova" w:cs="Arial"/>
          <w:color w:val="000000" w:themeColor="text1"/>
        </w:rPr>
        <w:t>-</w:t>
      </w:r>
      <w:r w:rsidRPr="0039749F">
        <w:rPr>
          <w:rFonts w:ascii="Arial" w:hAnsi="Arial" w:eastAsia="Arial Nova" w:cs="Arial"/>
          <w:color w:val="000000" w:themeColor="text1"/>
        </w:rPr>
        <w:t>dosing time</w:t>
      </w:r>
    </w:p>
    <w:p w:rsidRPr="0039749F" w:rsidR="2AE91D86" w:rsidP="004655C5" w:rsidRDefault="2AE91D86" w14:paraId="0D64D070" w14:textId="044D45CC">
      <w:pPr>
        <w:pStyle w:val="ListParagraph"/>
        <w:widowControl w:val="0"/>
        <w:numPr>
          <w:ilvl w:val="1"/>
          <w:numId w:val="19"/>
        </w:numPr>
        <w:tabs>
          <w:tab w:val="left" w:pos="954"/>
        </w:tabs>
        <w:spacing w:after="0" w:line="290" w:lineRule="exact"/>
        <w:ind w:left="954" w:hanging="249"/>
        <w:rPr>
          <w:rFonts w:ascii="Arial" w:hAnsi="Arial" w:eastAsia="Arial Nova" w:cs="Arial"/>
          <w:color w:val="000000" w:themeColor="text1"/>
        </w:rPr>
      </w:pPr>
      <w:r w:rsidRPr="0039749F">
        <w:rPr>
          <w:rFonts w:ascii="Arial" w:hAnsi="Arial" w:eastAsia="Arial Nova" w:cs="Arial"/>
          <w:color w:val="000000" w:themeColor="text1"/>
        </w:rPr>
        <w:t>After skin incision is closed, follow post-operative guidance below.</w:t>
      </w:r>
    </w:p>
    <w:p w:rsidRPr="0039749F" w:rsidR="2488B8F9" w:rsidP="004655C5" w:rsidRDefault="2488B8F9" w14:paraId="318B0CF7" w14:textId="1C3895A3">
      <w:pPr>
        <w:widowControl w:val="0"/>
        <w:spacing w:after="0" w:line="240" w:lineRule="auto"/>
        <w:contextualSpacing/>
        <w:rPr>
          <w:rFonts w:ascii="Arial" w:hAnsi="Arial" w:eastAsia="Arial Nova" w:cs="Arial"/>
          <w:color w:val="000000" w:themeColor="text1"/>
        </w:rPr>
      </w:pPr>
    </w:p>
    <w:p w:rsidRPr="0039749F" w:rsidR="2AE91D86" w:rsidP="004655C5" w:rsidRDefault="2AE91D86" w14:paraId="27A2CE33" w14:textId="22039A28">
      <w:pPr>
        <w:widowControl w:val="0"/>
        <w:tabs>
          <w:tab w:val="left" w:pos="599"/>
        </w:tabs>
        <w:spacing w:after="0" w:line="290" w:lineRule="exact"/>
        <w:contextualSpacing/>
        <w:rPr>
          <w:rFonts w:ascii="Arial" w:hAnsi="Arial" w:eastAsia="Arial Nova" w:cs="Arial"/>
          <w:color w:val="000000" w:themeColor="text1"/>
        </w:rPr>
      </w:pPr>
      <w:r w:rsidRPr="0039749F">
        <w:rPr>
          <w:rFonts w:ascii="Arial" w:hAnsi="Arial" w:eastAsia="Arial Nova" w:cs="Arial"/>
          <w:b/>
          <w:bCs/>
          <w:color w:val="000000" w:themeColor="text1"/>
        </w:rPr>
        <w:t xml:space="preserve">Post-operative continuation </w:t>
      </w:r>
      <w:r w:rsidRPr="0039749F">
        <w:rPr>
          <w:rFonts w:ascii="Arial" w:hAnsi="Arial" w:eastAsia="Arial Nova" w:cs="Arial"/>
          <w:color w:val="000000" w:themeColor="text1"/>
        </w:rPr>
        <w:t>(when indicated)</w:t>
      </w:r>
    </w:p>
    <w:p w:rsidRPr="0039749F" w:rsidR="2AE91D86" w:rsidP="004655C5" w:rsidRDefault="2AE91D86" w14:paraId="16B20FD6" w14:textId="03B48B83">
      <w:pPr>
        <w:pStyle w:val="ListParagraph"/>
        <w:widowControl w:val="0"/>
        <w:numPr>
          <w:ilvl w:val="1"/>
          <w:numId w:val="19"/>
        </w:numPr>
        <w:tabs>
          <w:tab w:val="left" w:pos="949"/>
        </w:tabs>
        <w:spacing w:after="0" w:line="288" w:lineRule="exact"/>
        <w:ind w:left="949" w:hanging="263"/>
        <w:rPr>
          <w:rFonts w:ascii="Arial" w:hAnsi="Arial" w:eastAsia="Arial Nova" w:cs="Arial"/>
          <w:color w:val="000000" w:themeColor="text1"/>
        </w:rPr>
      </w:pPr>
      <w:r w:rsidRPr="0039749F">
        <w:rPr>
          <w:rFonts w:ascii="Arial" w:hAnsi="Arial" w:eastAsia="Arial Nova" w:cs="Arial"/>
          <w:color w:val="000000" w:themeColor="text1"/>
        </w:rPr>
        <w:t xml:space="preserve">For routine prophylaxis, antibiotics should not </w:t>
      </w:r>
      <w:r w:rsidR="00812E04">
        <w:rPr>
          <w:rFonts w:ascii="Arial" w:hAnsi="Arial" w:eastAsia="Arial Nova" w:cs="Arial"/>
          <w:color w:val="000000" w:themeColor="text1"/>
        </w:rPr>
        <w:t xml:space="preserve">be </w:t>
      </w:r>
      <w:r w:rsidRPr="0039749F">
        <w:rPr>
          <w:rFonts w:ascii="Arial" w:hAnsi="Arial" w:eastAsia="Arial Nova" w:cs="Arial"/>
          <w:color w:val="000000" w:themeColor="text1"/>
        </w:rPr>
        <w:t>continued after the incision is closed</w:t>
      </w:r>
    </w:p>
    <w:p w:rsidRPr="0039749F" w:rsidR="2AE91D86" w:rsidP="004655C5" w:rsidRDefault="2AE91D86" w14:paraId="0E127F14" w14:textId="713895F7">
      <w:pPr>
        <w:pStyle w:val="ListParagraph"/>
        <w:widowControl w:val="0"/>
        <w:numPr>
          <w:ilvl w:val="1"/>
          <w:numId w:val="19"/>
        </w:numPr>
        <w:tabs>
          <w:tab w:val="left" w:pos="949"/>
        </w:tabs>
        <w:spacing w:after="0" w:line="288" w:lineRule="exact"/>
        <w:ind w:left="949" w:hanging="263"/>
        <w:rPr>
          <w:rFonts w:ascii="Arial" w:hAnsi="Arial" w:eastAsia="Arial Nova" w:cs="Arial"/>
          <w:color w:val="000000" w:themeColor="text1"/>
        </w:rPr>
      </w:pPr>
      <w:r w:rsidRPr="0039749F">
        <w:rPr>
          <w:rFonts w:ascii="Arial" w:hAnsi="Arial" w:eastAsia="Arial Nova" w:cs="Arial"/>
          <w:i/>
          <w:iCs/>
          <w:color w:val="000000" w:themeColor="text1"/>
        </w:rPr>
        <w:t>Re</w:t>
      </w:r>
      <w:r w:rsidR="003266FD">
        <w:rPr>
          <w:rFonts w:ascii="Arial" w:hAnsi="Arial" w:eastAsia="Arial Nova" w:cs="Arial"/>
          <w:i/>
          <w:iCs/>
          <w:color w:val="000000" w:themeColor="text1"/>
        </w:rPr>
        <w:t>-</w:t>
      </w:r>
      <w:r w:rsidRPr="0039749F">
        <w:rPr>
          <w:rFonts w:ascii="Arial" w:hAnsi="Arial" w:eastAsia="Arial Nova" w:cs="Arial"/>
          <w:i/>
          <w:iCs/>
          <w:color w:val="000000" w:themeColor="text1"/>
        </w:rPr>
        <w:t>dosing in the OR prior to closure should be considered if closure is anticipated within 30 minutes of the usual re</w:t>
      </w:r>
      <w:r w:rsidR="003266FD">
        <w:rPr>
          <w:rFonts w:ascii="Arial" w:hAnsi="Arial" w:eastAsia="Arial Nova" w:cs="Arial"/>
          <w:i/>
          <w:iCs/>
          <w:color w:val="000000" w:themeColor="text1"/>
        </w:rPr>
        <w:t>-</w:t>
      </w:r>
      <w:r w:rsidRPr="0039749F">
        <w:rPr>
          <w:rFonts w:ascii="Arial" w:hAnsi="Arial" w:eastAsia="Arial Nova" w:cs="Arial"/>
          <w:i/>
          <w:iCs/>
          <w:color w:val="000000" w:themeColor="text1"/>
        </w:rPr>
        <w:t>dosing time</w:t>
      </w:r>
    </w:p>
    <w:p w:rsidRPr="00F17CF4" w:rsidR="2AE91D86" w:rsidP="004655C5" w:rsidRDefault="2AE91D86" w14:paraId="1DCD16A5" w14:textId="20DD04FA">
      <w:pPr>
        <w:pStyle w:val="ListParagraph"/>
        <w:widowControl w:val="0"/>
        <w:numPr>
          <w:ilvl w:val="1"/>
          <w:numId w:val="19"/>
        </w:numPr>
        <w:tabs>
          <w:tab w:val="left" w:pos="966"/>
        </w:tabs>
        <w:spacing w:after="0" w:line="288" w:lineRule="exact"/>
        <w:ind w:left="966" w:hanging="263"/>
        <w:rPr>
          <w:rFonts w:ascii="Arial" w:hAnsi="Arial" w:eastAsia="Arial Nova" w:cs="Arial"/>
          <w:color w:val="FF0000"/>
        </w:rPr>
      </w:pPr>
      <w:commentRangeStart w:id="785364396"/>
      <w:r w:rsidRPr="284A63BF" w:rsidR="2AE91D86">
        <w:rPr>
          <w:rFonts w:ascii="Arial" w:hAnsi="Arial" w:eastAsia="Arial Nova" w:cs="Arial"/>
          <w:color w:val="FF0000"/>
        </w:rPr>
        <w:t xml:space="preserve">For selected procedures, prophylaxis may continue up to </w:t>
      </w:r>
      <w:r w:rsidRPr="284A63BF" w:rsidR="2AE91D86">
        <w:rPr>
          <w:rFonts w:ascii="Arial" w:hAnsi="Arial" w:eastAsia="Arial Nova" w:cs="Arial"/>
          <w:color w:val="FF0000"/>
        </w:rPr>
        <w:t>48 hours</w:t>
      </w:r>
      <w:r w:rsidRPr="284A63BF" w:rsidR="2AE91D86">
        <w:rPr>
          <w:rFonts w:ascii="Arial" w:hAnsi="Arial" w:eastAsia="Arial Nova" w:cs="Arial"/>
          <w:color w:val="FF0000"/>
        </w:rPr>
        <w:t xml:space="preserve"> post incision closure</w:t>
      </w:r>
      <w:commentRangeEnd w:id="785364396"/>
      <w:r>
        <w:rPr>
          <w:rStyle w:val="CommentReference"/>
        </w:rPr>
        <w:commentReference w:id="785364396"/>
      </w:r>
    </w:p>
    <w:p w:rsidRPr="0039749F" w:rsidR="2AE91D86" w:rsidP="004655C5" w:rsidRDefault="2AE91D86" w14:paraId="03A18910" w14:textId="70091951">
      <w:pPr>
        <w:pStyle w:val="ListParagraph"/>
        <w:widowControl w:val="0"/>
        <w:numPr>
          <w:ilvl w:val="1"/>
          <w:numId w:val="19"/>
        </w:numPr>
        <w:tabs>
          <w:tab w:val="left" w:pos="966"/>
        </w:tabs>
        <w:spacing w:after="0" w:line="288" w:lineRule="exact"/>
        <w:ind w:left="966" w:hanging="263"/>
        <w:rPr>
          <w:rFonts w:ascii="Arial" w:hAnsi="Arial" w:eastAsia="Arial Nova" w:cs="Arial"/>
          <w:color w:val="000000" w:themeColor="text1"/>
        </w:rPr>
      </w:pPr>
      <w:r w:rsidRPr="0039749F">
        <w:rPr>
          <w:rFonts w:ascii="Arial" w:hAnsi="Arial" w:eastAsia="Arial Nova" w:cs="Arial"/>
          <w:color w:val="000000" w:themeColor="text1"/>
        </w:rPr>
        <w:t>The first post-operative dose is timed off of last dose given prior to incision closure (may be a pre-op or intra-op dose)</w:t>
      </w:r>
    </w:p>
    <w:p w:rsidRPr="00767CF5" w:rsidR="004655C5" w:rsidP="004655C5" w:rsidRDefault="2AE91D86" w14:paraId="1C16FA8F" w14:textId="0DA55FA9">
      <w:pPr>
        <w:pStyle w:val="ListParagraph"/>
        <w:widowControl w:val="0"/>
        <w:numPr>
          <w:ilvl w:val="1"/>
          <w:numId w:val="19"/>
        </w:numPr>
        <w:tabs>
          <w:tab w:val="left" w:pos="966"/>
        </w:tabs>
        <w:spacing w:after="0" w:line="288" w:lineRule="exact"/>
        <w:ind w:left="966" w:hanging="263"/>
        <w:rPr>
          <w:rFonts w:ascii="Arial" w:hAnsi="Arial" w:eastAsia="Arial Nova" w:cs="Arial"/>
        </w:rPr>
      </w:pPr>
      <w:r w:rsidRPr="0039749F">
        <w:rPr>
          <w:rFonts w:ascii="Arial" w:hAnsi="Arial" w:eastAsia="Arial Nova" w:cs="Arial"/>
          <w:color w:val="000000" w:themeColor="text1"/>
        </w:rPr>
        <w:t xml:space="preserve">Dosing and interval are according </w:t>
      </w:r>
      <w:r w:rsidRPr="00812E04">
        <w:rPr>
          <w:rFonts w:ascii="Arial" w:hAnsi="Arial" w:eastAsia="Arial Nova" w:cs="Arial"/>
          <w:color w:val="000000" w:themeColor="text1"/>
        </w:rPr>
        <w:t xml:space="preserve">to </w:t>
      </w:r>
      <w:r w:rsidRPr="00812E04" w:rsidR="003E31B7">
        <w:rPr>
          <w:rFonts w:ascii="Arial" w:hAnsi="Arial" w:eastAsia="Arial Nova" w:cs="Arial"/>
          <w:color w:val="000000" w:themeColor="text1"/>
        </w:rPr>
        <w:t>CCHMC Form</w:t>
      </w:r>
      <w:r w:rsidRPr="00767CF5" w:rsidR="003E31B7">
        <w:rPr>
          <w:rFonts w:ascii="Arial" w:hAnsi="Arial" w:eastAsia="Arial Nova" w:cs="Arial"/>
        </w:rPr>
        <w:t>ulary</w:t>
      </w:r>
      <w:r w:rsidRPr="00767CF5" w:rsidR="00812E04">
        <w:rPr>
          <w:rFonts w:ascii="Arial" w:hAnsi="Arial" w:eastAsia="Arial Nova" w:cs="Arial"/>
        </w:rPr>
        <w:t>/</w:t>
      </w:r>
      <w:r w:rsidRPr="00767CF5" w:rsidR="003E31B7">
        <w:rPr>
          <w:rFonts w:ascii="Arial" w:hAnsi="Arial" w:eastAsia="Arial Nova" w:cs="Arial"/>
        </w:rPr>
        <w:t xml:space="preserve">Antimicrobial Stewardship </w:t>
      </w:r>
      <w:r w:rsidRPr="00767CF5" w:rsidR="00767CF5">
        <w:rPr>
          <w:rFonts w:ascii="Arial" w:hAnsi="Arial" w:eastAsia="Arial Nova" w:cs="Arial"/>
        </w:rPr>
        <w:t>Program</w:t>
      </w:r>
      <w:r w:rsidR="00F17CF4">
        <w:rPr>
          <w:rFonts w:ascii="Arial" w:hAnsi="Arial" w:eastAsia="Arial Nova" w:cs="Arial"/>
        </w:rPr>
        <w:t xml:space="preserve"> (see table at the end of this guideline)</w:t>
      </w:r>
    </w:p>
    <w:p w:rsidR="543FBAE5" w:rsidP="004655C5" w:rsidRDefault="543FBAE5" w14:paraId="2C306D39" w14:textId="0A216A0F">
      <w:pPr>
        <w:widowControl w:val="0"/>
        <w:tabs>
          <w:tab w:val="left" w:pos="966"/>
        </w:tabs>
        <w:spacing w:after="0" w:line="291" w:lineRule="exact"/>
        <w:contextualSpacing/>
        <w:rPr>
          <w:rFonts w:ascii="Arial" w:hAnsi="Arial" w:eastAsia="Arial Nova" w:cs="Arial"/>
          <w:color w:val="000000" w:themeColor="text1"/>
        </w:rPr>
      </w:pPr>
    </w:p>
    <w:p w:rsidR="007D3A08" w:rsidP="004655C5" w:rsidRDefault="007D3A08" w14:paraId="7C9A04C0" w14:textId="77777777">
      <w:pPr>
        <w:widowControl w:val="0"/>
        <w:tabs>
          <w:tab w:val="left" w:pos="966"/>
        </w:tabs>
        <w:spacing w:after="0" w:line="291" w:lineRule="exact"/>
        <w:contextualSpacing/>
        <w:rPr>
          <w:rFonts w:ascii="Arial" w:hAnsi="Arial" w:eastAsia="Arial Nova" w:cs="Arial"/>
          <w:color w:val="000000" w:themeColor="text1"/>
        </w:rPr>
      </w:pPr>
    </w:p>
    <w:p w:rsidR="007D3A08" w:rsidP="24B230E7" w:rsidRDefault="007D3A08" w14:paraId="318E820C" w14:textId="77777777">
      <w:pPr>
        <w:widowControl w:val="0"/>
        <w:tabs>
          <w:tab w:val="left" w:pos="966"/>
        </w:tabs>
        <w:spacing w:after="0" w:line="291" w:lineRule="exact"/>
        <w:contextualSpacing w:val="1"/>
        <w:rPr>
          <w:del w:author="Karunakaran, Sharon" w:date="2026-01-07T16:22:14.054Z" w16du:dateUtc="2026-01-07T16:22:14.054Z" w:id="1821141640"/>
          <w:rFonts w:ascii="Arial" w:hAnsi="Arial" w:eastAsia="Arial Nova" w:cs="Arial"/>
          <w:color w:val="000000" w:themeColor="text1"/>
        </w:rPr>
      </w:pPr>
    </w:p>
    <w:p w:rsidR="007D3A08" w:rsidP="24B230E7" w:rsidRDefault="007D3A08" w14:paraId="385BFC89" w14:textId="77777777">
      <w:pPr>
        <w:widowControl w:val="0"/>
        <w:tabs>
          <w:tab w:val="left" w:pos="966"/>
        </w:tabs>
        <w:spacing w:after="0" w:line="291" w:lineRule="exact"/>
        <w:contextualSpacing w:val="1"/>
        <w:rPr>
          <w:del w:author="Karunakaran, Sharon" w:date="2026-01-07T16:22:13.618Z" w16du:dateUtc="2026-01-07T16:22:13.618Z" w:id="1314543355"/>
          <w:rFonts w:ascii="Arial" w:hAnsi="Arial" w:eastAsia="Arial Nova" w:cs="Arial"/>
          <w:color w:val="000000" w:themeColor="text1"/>
        </w:rPr>
      </w:pPr>
    </w:p>
    <w:p w:rsidRPr="0039749F" w:rsidR="007D3A08" w:rsidP="004655C5" w:rsidRDefault="007D3A08" w14:paraId="19621AAA" w14:textId="77777777">
      <w:pPr>
        <w:widowControl w:val="0"/>
        <w:tabs>
          <w:tab w:val="left" w:pos="966"/>
        </w:tabs>
        <w:spacing w:after="0" w:line="291" w:lineRule="exact"/>
        <w:contextualSpacing/>
        <w:rPr>
          <w:rFonts w:ascii="Arial" w:hAnsi="Arial" w:eastAsia="Arial Nova" w:cs="Arial"/>
          <w:color w:val="000000" w:themeColor="text1"/>
        </w:rPr>
      </w:pPr>
    </w:p>
    <w:p w:rsidRPr="0039749F" w:rsidR="79F860F5" w:rsidP="004655C5" w:rsidRDefault="79F860F5" w14:paraId="52090130" w14:textId="02F5EA67">
      <w:pPr>
        <w:contextualSpacing/>
        <w:rPr>
          <w:rFonts w:ascii="Arial" w:hAnsi="Arial" w:eastAsia="Arial Nova" w:cs="Arial"/>
          <w:b/>
          <w:bCs/>
          <w:sz w:val="28"/>
          <w:szCs w:val="28"/>
          <w:u w:val="single"/>
        </w:rPr>
      </w:pPr>
      <w:r w:rsidRPr="0039749F">
        <w:rPr>
          <w:rFonts w:ascii="Arial" w:hAnsi="Arial" w:eastAsia="Arial Nova" w:cs="Arial"/>
          <w:b/>
          <w:bCs/>
          <w:sz w:val="28"/>
          <w:szCs w:val="28"/>
          <w:u w:val="single"/>
        </w:rPr>
        <w:t>General Surgery</w:t>
      </w:r>
    </w:p>
    <w:p w:rsidRPr="00E30B7F" w:rsidR="00E30B7F" w:rsidP="00E30B7F" w:rsidRDefault="00E30B7F" w14:paraId="06454E9E" w14:textId="77777777">
      <w:pPr>
        <w:contextualSpacing/>
        <w:rPr>
          <w:rFonts w:ascii="Arial" w:hAnsi="Arial" w:eastAsia="Arial Nova" w:cs="Arial"/>
          <w:color w:val="FF0000"/>
        </w:rPr>
      </w:pPr>
    </w:p>
    <w:tbl>
      <w:tblPr>
        <w:tblStyle w:val="TableGrid"/>
        <w:tblW w:w="14513" w:type="dxa"/>
        <w:tblLayout w:type="fixed"/>
        <w:tblLook w:val="06A0" w:firstRow="1" w:lastRow="0" w:firstColumn="1" w:lastColumn="0" w:noHBand="1" w:noVBand="1"/>
        <w:tblPrChange w:author="Karunakaran, Sharon" w:date="2026-01-07T16:08:39.549Z" w16du:dateUtc="2026-01-07T16:08:39.549Z" w:id="1243092793">
          <w:tblPr>
            <w:tblStyle w:val="TableGrid"/>
            <w:tblW w:w="8815" w:type="dxa"/>
            <w:tblLook w:val="06A0" w:firstRow="1" w:lastRow="0" w:firstColumn="1" w:lastColumn="0" w:noHBand="1" w:noVBand="1"/>
          </w:tblPr>
        </w:tblPrChange>
      </w:tblPr>
      <w:tblGrid>
        <w:gridCol w:w="1935"/>
        <w:gridCol w:w="4703"/>
        <w:gridCol w:w="3645"/>
        <w:gridCol w:w="4230"/>
        <w:tblGridChange w:id="31299319">
          <w:tblGrid>
            <w:gridCol w:w="1733"/>
            <w:gridCol w:w="4065"/>
            <w:gridCol w:w="3160"/>
            <w:gridCol w:w="972"/>
          </w:tblGrid>
        </w:tblGridChange>
      </w:tblGrid>
      <w:tr w:rsidRPr="002B0997" w:rsidR="002B0997" w:rsidTr="24B230E7" w14:paraId="2886C761" w14:textId="77777777">
        <w:trPr>
          <w:trHeight w:val="300"/>
          <w:trPrChange w:author="Karunakaran, Sharon" w:date="2026-01-07T15:00:00.061Z" w16du:dateUtc="2026-01-07T15:00:00.061Z" w:id="985655687">
            <w:trPr>
              <w:trHeight w:val="300"/>
            </w:trPr>
          </w:trPrChange>
        </w:trPr>
        <w:tc>
          <w:tcPr>
            <w:tcW w:w="6638" w:type="dxa"/>
            <w:gridSpan w:val="2"/>
            <w:tcMar/>
            <w:tcPrChange w:author="Karunakaran, Sharon" w:date="2026-01-07T16:08:39.55Z" w:id="1421788496">
              <w:tcPr>
                <w:tcW w:w="5798" w:type="dxa"/>
                <w:gridSpan w:val="2"/>
                <w:tcMar/>
              </w:tcPr>
            </w:tcPrChange>
          </w:tcPr>
          <w:p w:rsidRPr="002B0997" w:rsidR="00C5457D" w:rsidP="004655C5" w:rsidRDefault="00C5457D" w14:paraId="1728E899" w14:textId="63BED8F2">
            <w:pPr>
              <w:contextualSpacing/>
              <w:rPr>
                <w:rFonts w:ascii="Arial" w:hAnsi="Arial" w:eastAsia="Arial Nova" w:cs="Arial"/>
                <w:b/>
                <w:bCs/>
                <w:color w:val="00B050"/>
              </w:rPr>
            </w:pPr>
            <w:r w:rsidRPr="002B0997">
              <w:rPr>
                <w:rFonts w:ascii="Arial" w:hAnsi="Arial" w:eastAsia="Arial Nova" w:cs="Arial"/>
                <w:b/>
                <w:bCs/>
                <w:color w:val="00B050"/>
              </w:rPr>
              <w:t>Procedure</w:t>
            </w:r>
          </w:p>
        </w:tc>
        <w:tc>
          <w:tcPr>
            <w:tcW w:w="3645" w:type="dxa"/>
            <w:tcMar/>
            <w:tcPrChange w:author="Karunakaran, Sharon" w:date="2026-01-07T16:08:39.55Z" w:id="873611876">
              <w:tcPr>
                <w:tcW w:w="3160" w:type="dxa"/>
                <w:tcMar/>
              </w:tcPr>
            </w:tcPrChange>
          </w:tcPr>
          <w:p w:rsidRPr="002B0997" w:rsidR="00C5457D" w:rsidP="004655C5" w:rsidRDefault="00C5457D" w14:paraId="1CDDC7C3" w14:textId="7BB93C29">
            <w:pPr>
              <w:contextualSpacing/>
              <w:rPr>
                <w:rFonts w:ascii="Arial" w:hAnsi="Arial" w:eastAsia="Arial Nova" w:cs="Arial"/>
                <w:b/>
                <w:bCs/>
                <w:color w:val="00B050"/>
              </w:rPr>
            </w:pPr>
            <w:r w:rsidRPr="002B0997">
              <w:rPr>
                <w:rFonts w:ascii="Arial" w:hAnsi="Arial" w:eastAsia="Arial Nova" w:cs="Arial"/>
                <w:b/>
                <w:bCs/>
                <w:color w:val="00B050"/>
              </w:rPr>
              <w:t>Agent</w:t>
            </w:r>
          </w:p>
        </w:tc>
        <w:tc>
          <w:tcPr>
            <w:tcW w:w="4230" w:type="dxa"/>
            <w:tcMar/>
            <w:tcPrChange w:author="Karunakaran, Sharon" w:date="2026-01-07T16:08:39.55Z" w:id="139101097">
              <w:tcPr>
                <w:tcW w:w="972" w:type="dxa"/>
                <w:tcMar/>
              </w:tcPr>
            </w:tcPrChange>
          </w:tcPr>
          <w:p w:rsidR="5FD4FB7B" w:rsidP="24B230E7" w:rsidRDefault="5FD4FB7B" w14:paraId="715218F1" w14:textId="27C69C41">
            <w:pPr>
              <w:pStyle w:val="Normal"/>
              <w:rPr>
                <w:rFonts w:ascii="Arial" w:hAnsi="Arial" w:eastAsia="Arial Nova" w:cs="Arial"/>
                <w:b w:val="1"/>
                <w:bCs w:val="1"/>
                <w:color w:val="00B050"/>
              </w:rPr>
            </w:pPr>
            <w:ins w:author="Karunakaran, Sharon" w:date="2026-01-07T14:59:27.064Z" w:id="515128366">
              <w:r w:rsidRPr="24B230E7" w:rsidR="5FD4FB7B">
                <w:rPr>
                  <w:rFonts w:ascii="Arial" w:hAnsi="Arial" w:eastAsia="Arial Nova" w:cs="Arial"/>
                  <w:b w:val="1"/>
                  <w:bCs w:val="1"/>
                  <w:color w:val="00B050"/>
                </w:rPr>
                <w:t>Post op duration</w:t>
              </w:r>
            </w:ins>
          </w:p>
        </w:tc>
      </w:tr>
      <w:tr w:rsidRPr="002B0997" w:rsidR="002B0997" w:rsidTr="24B230E7" w14:paraId="4AD5AC59" w14:textId="77777777">
        <w:trPr>
          <w:trHeight w:val="1455"/>
          <w:trPrChange w:author="Karunakaran, Sharon" w:date="2026-01-07T14:59:42.845Z" w16du:dateUtc="2026-01-07T14:59:42.845Z" w:id="1818425542">
            <w:trPr>
              <w:trHeight w:val="1455"/>
            </w:trPr>
          </w:trPrChange>
        </w:trPr>
        <w:tc>
          <w:tcPr>
            <w:tcW w:w="1935" w:type="dxa"/>
            <w:tcMar/>
            <w:vAlign w:val="center"/>
            <w:tcPrChange w:author="Karunakaran, Sharon" w:date="2026-01-07T16:08:39.55Z" w:id="1885642939">
              <w:tcPr>
                <w:tcW w:w="1733" w:type="dxa"/>
                <w:tcMar/>
                <w:vAlign w:val="center"/>
              </w:tcPr>
            </w:tcPrChange>
          </w:tcPr>
          <w:p w:rsidRPr="002B0997" w:rsidR="00C5457D" w:rsidP="004655C5" w:rsidRDefault="00C5457D" w14:paraId="5E3F331D" w14:textId="1ACB5B26">
            <w:pPr>
              <w:contextualSpacing/>
              <w:jc w:val="center"/>
              <w:rPr>
                <w:rFonts w:ascii="Arial" w:hAnsi="Arial" w:eastAsia="Arial Nova" w:cs="Arial"/>
                <w:b/>
                <w:bCs/>
                <w:color w:val="00B050"/>
              </w:rPr>
            </w:pPr>
            <w:r w:rsidRPr="002B0997">
              <w:rPr>
                <w:rFonts w:ascii="Arial" w:hAnsi="Arial" w:eastAsia="Arial Nova" w:cs="Arial"/>
                <w:b/>
                <w:bCs/>
                <w:color w:val="00B050"/>
              </w:rPr>
              <w:t>Appendectomy</w:t>
            </w:r>
          </w:p>
        </w:tc>
        <w:tc>
          <w:tcPr>
            <w:tcW w:w="4703" w:type="dxa"/>
            <w:tcMar/>
            <w:vAlign w:val="center"/>
            <w:tcPrChange w:author="Karunakaran, Sharon" w:date="2026-01-07T16:08:39.55Z" w:id="182453844">
              <w:tcPr>
                <w:tcW w:w="4065" w:type="dxa"/>
                <w:tcMar/>
                <w:vAlign w:val="center"/>
              </w:tcPr>
            </w:tcPrChange>
          </w:tcPr>
          <w:p w:rsidRPr="002B0997" w:rsidR="00C5457D" w:rsidP="004655C5" w:rsidRDefault="00C5457D" w14:paraId="02A9BDD8" w14:textId="4F9C5198">
            <w:pPr>
              <w:spacing w:line="276" w:lineRule="auto"/>
              <w:contextualSpacing/>
              <w:jc w:val="center"/>
              <w:rPr>
                <w:rFonts w:ascii="Arial" w:hAnsi="Arial" w:eastAsia="Arial Nova" w:cs="Arial"/>
                <w:color w:val="00B050"/>
              </w:rPr>
            </w:pPr>
            <w:r w:rsidRPr="002B0997">
              <w:rPr>
                <w:rFonts w:ascii="Arial" w:hAnsi="Arial" w:eastAsia="Arial Nova" w:cs="Arial"/>
                <w:color w:val="00B050"/>
              </w:rPr>
              <w:t xml:space="preserve">Uncomplicated </w:t>
            </w:r>
            <w:r w:rsidRPr="002B0997" w:rsidR="00EA2F96">
              <w:rPr>
                <w:rFonts w:ascii="Arial" w:hAnsi="Arial" w:eastAsia="Arial Nova" w:cs="Arial"/>
                <w:color w:val="00B050"/>
              </w:rPr>
              <w:t xml:space="preserve">(pre-op dose only) </w:t>
            </w:r>
            <w:r w:rsidRPr="002B0997">
              <w:rPr>
                <w:rFonts w:ascii="Arial" w:hAnsi="Arial" w:eastAsia="Arial Nova" w:cs="Arial"/>
                <w:color w:val="00B050"/>
              </w:rPr>
              <w:t>or</w:t>
            </w:r>
          </w:p>
          <w:p w:rsidRPr="002B0997" w:rsidR="00C5457D" w:rsidP="004655C5" w:rsidRDefault="00C5457D" w14:paraId="25BC36D0" w14:textId="164F3EB8">
            <w:pPr>
              <w:spacing w:line="276" w:lineRule="auto"/>
              <w:contextualSpacing/>
              <w:jc w:val="center"/>
              <w:rPr>
                <w:rFonts w:ascii="Arial" w:hAnsi="Arial" w:eastAsia="Arial Nova" w:cs="Arial"/>
                <w:color w:val="00B050"/>
              </w:rPr>
            </w:pPr>
            <w:r w:rsidRPr="002B0997">
              <w:rPr>
                <w:rFonts w:ascii="Arial" w:hAnsi="Arial" w:eastAsia="Arial Nova" w:cs="Arial"/>
                <w:color w:val="00B050"/>
              </w:rPr>
              <w:t>Perforated</w:t>
            </w:r>
            <w:r w:rsidRPr="002B0997" w:rsidR="00EA2F96">
              <w:rPr>
                <w:rFonts w:ascii="Arial" w:hAnsi="Arial" w:eastAsia="Arial Nova" w:cs="Arial"/>
                <w:color w:val="00B050"/>
              </w:rPr>
              <w:t xml:space="preserve"> (continue Q24H after pre-op dose)</w:t>
            </w:r>
          </w:p>
        </w:tc>
        <w:tc>
          <w:tcPr>
            <w:tcW w:w="3645" w:type="dxa"/>
            <w:tcMar/>
            <w:vAlign w:val="center"/>
            <w:tcPrChange w:author="Karunakaran, Sharon" w:date="2026-01-07T16:08:39.55Z" w:id="1035861893">
              <w:tcPr>
                <w:tcW w:w="3160" w:type="dxa"/>
                <w:tcMar/>
                <w:vAlign w:val="center"/>
              </w:tcPr>
            </w:tcPrChange>
          </w:tcPr>
          <w:p w:rsidRPr="002B0997" w:rsidR="00C5457D" w:rsidP="004655C5" w:rsidRDefault="00C5457D" w14:paraId="66017860" w14:textId="02CED175">
            <w:pPr>
              <w:spacing w:line="276" w:lineRule="auto"/>
              <w:contextualSpacing/>
              <w:jc w:val="center"/>
              <w:rPr>
                <w:rFonts w:ascii="Arial" w:hAnsi="Arial" w:eastAsia="Arial Nova" w:cs="Arial"/>
                <w:color w:val="00B050"/>
              </w:rPr>
            </w:pPr>
            <w:r w:rsidRPr="002B0997">
              <w:rPr>
                <w:rFonts w:ascii="Arial" w:hAnsi="Arial" w:eastAsia="Arial Nova" w:cs="Arial"/>
                <w:color w:val="00B050"/>
              </w:rPr>
              <w:t>Ceftriaxone</w:t>
            </w:r>
          </w:p>
          <w:p w:rsidRPr="002B0997" w:rsidR="00C5457D" w:rsidP="004655C5" w:rsidRDefault="00C5457D" w14:paraId="6173E7D2" w14:textId="7D7E25AC">
            <w:pPr>
              <w:spacing w:line="276" w:lineRule="auto"/>
              <w:contextualSpacing/>
              <w:jc w:val="center"/>
              <w:rPr>
                <w:rFonts w:ascii="Arial" w:hAnsi="Arial" w:eastAsia="Arial Nova" w:cs="Arial"/>
                <w:color w:val="00B050"/>
              </w:rPr>
            </w:pPr>
            <w:r w:rsidRPr="002B0997">
              <w:rPr>
                <w:rFonts w:ascii="Arial" w:hAnsi="Arial" w:eastAsia="Arial Nova" w:cs="Arial"/>
                <w:color w:val="00B050"/>
              </w:rPr>
              <w:t>PLUS</w:t>
            </w:r>
          </w:p>
          <w:p w:rsidRPr="002B0997" w:rsidR="00D67509" w:rsidP="004655C5" w:rsidRDefault="00C5457D" w14:paraId="26ECF250" w14:textId="77777777">
            <w:pPr>
              <w:spacing w:line="276" w:lineRule="auto"/>
              <w:contextualSpacing/>
              <w:jc w:val="center"/>
              <w:rPr>
                <w:rFonts w:ascii="Arial" w:hAnsi="Arial" w:eastAsia="Arial Nova" w:cs="Arial"/>
                <w:color w:val="00B050"/>
              </w:rPr>
            </w:pPr>
            <w:r w:rsidRPr="002B0997">
              <w:rPr>
                <w:rFonts w:ascii="Arial" w:hAnsi="Arial" w:eastAsia="Arial Nova" w:cs="Arial"/>
                <w:color w:val="00B050"/>
              </w:rPr>
              <w:t>Metronidazole</w:t>
            </w:r>
            <w:r w:rsidRPr="002B0997" w:rsidR="00D67509">
              <w:rPr>
                <w:rFonts w:ascii="Arial" w:hAnsi="Arial" w:eastAsia="Arial Nova" w:cs="Arial"/>
                <w:color w:val="00B050"/>
              </w:rPr>
              <w:t xml:space="preserve"> </w:t>
            </w:r>
          </w:p>
          <w:p w:rsidRPr="002B0997" w:rsidR="00C5457D" w:rsidP="004655C5" w:rsidRDefault="00D67509" w14:paraId="254CDF59" w14:textId="1821FD23">
            <w:pPr>
              <w:spacing w:line="276" w:lineRule="auto"/>
              <w:contextualSpacing/>
              <w:jc w:val="center"/>
              <w:rPr>
                <w:rFonts w:ascii="Arial" w:hAnsi="Arial" w:cs="Arial"/>
                <w:color w:val="00B050"/>
              </w:rPr>
            </w:pPr>
            <w:r w:rsidRPr="002B0997">
              <w:rPr>
                <w:rFonts w:ascii="Arial" w:hAnsi="Arial" w:eastAsia="Arial Nova" w:cs="Arial"/>
                <w:color w:val="00B050"/>
              </w:rPr>
              <w:t>(re</w:t>
            </w:r>
            <w:r w:rsidRPr="002B0997" w:rsidR="002B0997">
              <w:rPr>
                <w:rFonts w:ascii="Arial" w:hAnsi="Arial" w:eastAsia="Arial Nova" w:cs="Arial"/>
                <w:color w:val="00B050"/>
              </w:rPr>
              <w:t>-</w:t>
            </w:r>
            <w:r w:rsidRPr="002B0997">
              <w:rPr>
                <w:rFonts w:ascii="Arial" w:hAnsi="Arial" w:eastAsia="Arial Nova" w:cs="Arial"/>
                <w:color w:val="00B050"/>
              </w:rPr>
              <w:t xml:space="preserve">dose both if &gt;12 hours from initial ED </w:t>
            </w:r>
            <w:r w:rsidRPr="002B0997" w:rsidR="002B0997">
              <w:rPr>
                <w:rFonts w:ascii="Arial" w:hAnsi="Arial" w:eastAsia="Arial Nova" w:cs="Arial"/>
                <w:color w:val="00B050"/>
              </w:rPr>
              <w:t>d</w:t>
            </w:r>
            <w:r w:rsidRPr="002B0997">
              <w:rPr>
                <w:rFonts w:ascii="Arial" w:hAnsi="Arial" w:eastAsia="Arial Nova" w:cs="Arial"/>
                <w:color w:val="00B050"/>
              </w:rPr>
              <w:t>ose)</w:t>
            </w:r>
          </w:p>
        </w:tc>
        <w:tc>
          <w:tcPr>
            <w:tcW w:w="4230" w:type="dxa"/>
            <w:tcMar/>
            <w:vAlign w:val="center"/>
            <w:tcPrChange w:author="Karunakaran, Sharon" w:date="2026-01-07T16:08:39.55Z" w:id="187815601">
              <w:tcPr>
                <w:tcW w:w="972" w:type="dxa"/>
                <w:tcMar/>
                <w:vAlign w:val="center"/>
              </w:tcPr>
            </w:tcPrChange>
          </w:tcPr>
          <w:p w:rsidR="24B230E7" w:rsidP="24B230E7" w:rsidRDefault="24B230E7" w14:paraId="45116034" w14:textId="6C3A63A8">
            <w:pPr>
              <w:pStyle w:val="Normal"/>
              <w:spacing w:line="276" w:lineRule="auto"/>
              <w:jc w:val="center"/>
              <w:rPr>
                <w:rFonts w:ascii="Arial" w:hAnsi="Arial" w:eastAsia="Arial Nova" w:cs="Arial"/>
                <w:color w:val="00B050"/>
              </w:rPr>
            </w:pPr>
          </w:p>
        </w:tc>
      </w:tr>
      <w:tr w:rsidRPr="002B0997" w:rsidR="002B0997" w:rsidTr="24B230E7" w14:paraId="778B7E13" w14:textId="77777777">
        <w:trPr>
          <w:trHeight w:val="615"/>
          <w:trPrChange w:author="Karunakaran, Sharon" w:date="2026-01-07T14:59:42.847Z" w16du:dateUtc="2026-01-07T14:59:42.847Z" w:id="1872485542">
            <w:trPr>
              <w:trHeight w:val="615"/>
            </w:trPr>
          </w:trPrChange>
        </w:trPr>
        <w:tc>
          <w:tcPr>
            <w:tcW w:w="1935" w:type="dxa"/>
            <w:vMerge w:val="restart"/>
            <w:tcMar/>
            <w:vAlign w:val="center"/>
            <w:tcPrChange w:author="Karunakaran, Sharon" w:date="2026-01-07T16:08:39.551Z" w:id="1037918711">
              <w:tcPr>
                <w:tcW w:w="1733" w:type="dxa"/>
                <w:vMerge w:val="restart"/>
                <w:tcMar/>
                <w:vAlign w:val="center"/>
              </w:tcPr>
            </w:tcPrChange>
          </w:tcPr>
          <w:p w:rsidRPr="002B0997" w:rsidR="00C5457D" w:rsidP="004655C5" w:rsidRDefault="00C5457D" w14:paraId="287BD74B" w14:textId="7A4C5E6E">
            <w:pPr>
              <w:contextualSpacing/>
              <w:jc w:val="center"/>
              <w:rPr>
                <w:rFonts w:ascii="Arial" w:hAnsi="Arial" w:eastAsia="Arial Nova" w:cs="Arial"/>
                <w:b/>
                <w:bCs/>
                <w:color w:val="00B050"/>
              </w:rPr>
            </w:pPr>
            <w:r w:rsidRPr="002B0997">
              <w:rPr>
                <w:rFonts w:ascii="Arial" w:hAnsi="Arial" w:eastAsia="Arial Nova" w:cs="Arial"/>
                <w:b/>
                <w:bCs/>
                <w:color w:val="00B050"/>
              </w:rPr>
              <w:t>Biliary tract</w:t>
            </w:r>
          </w:p>
        </w:tc>
        <w:tc>
          <w:tcPr>
            <w:tcW w:w="4703" w:type="dxa"/>
            <w:tcMar/>
            <w:vAlign w:val="center"/>
            <w:tcPrChange w:author="Karunakaran, Sharon" w:date="2026-01-07T16:08:39.551Z" w:id="1152535927">
              <w:tcPr>
                <w:tcW w:w="4065" w:type="dxa"/>
                <w:tcMar/>
                <w:vAlign w:val="center"/>
              </w:tcPr>
            </w:tcPrChange>
          </w:tcPr>
          <w:p w:rsidRPr="002B0997" w:rsidR="007A5B60" w:rsidP="00EA2F96" w:rsidRDefault="00C5457D" w14:paraId="32789EBD" w14:textId="72D53FA4">
            <w:pPr>
              <w:contextualSpacing/>
              <w:jc w:val="center"/>
              <w:rPr>
                <w:rFonts w:ascii="Arial" w:hAnsi="Arial" w:eastAsia="Arial Nova" w:cs="Arial"/>
                <w:color w:val="00B050"/>
              </w:rPr>
            </w:pPr>
            <w:r w:rsidRPr="002B0997">
              <w:rPr>
                <w:rFonts w:ascii="Arial" w:hAnsi="Arial" w:eastAsia="Arial Nova" w:cs="Arial"/>
                <w:color w:val="00B050"/>
              </w:rPr>
              <w:t>Lap (low risk)</w:t>
            </w:r>
          </w:p>
        </w:tc>
        <w:tc>
          <w:tcPr>
            <w:tcW w:w="3645" w:type="dxa"/>
            <w:tcMar/>
            <w:vAlign w:val="center"/>
            <w:tcPrChange w:author="Karunakaran, Sharon" w:date="2026-01-07T16:08:39.551Z" w:id="629240735">
              <w:tcPr>
                <w:tcW w:w="3160" w:type="dxa"/>
                <w:tcMar/>
                <w:vAlign w:val="center"/>
              </w:tcPr>
            </w:tcPrChange>
          </w:tcPr>
          <w:p w:rsidRPr="002B0997" w:rsidR="00C5457D" w:rsidP="004655C5" w:rsidRDefault="00C5457D" w14:paraId="0EB6B3CB" w14:textId="5D7B89F0">
            <w:pPr>
              <w:contextualSpacing/>
              <w:jc w:val="center"/>
              <w:rPr>
                <w:rFonts w:ascii="Arial" w:hAnsi="Arial" w:eastAsia="Arial Nova" w:cs="Arial"/>
                <w:color w:val="00B050"/>
              </w:rPr>
            </w:pPr>
            <w:r w:rsidRPr="002B0997">
              <w:rPr>
                <w:rFonts w:ascii="Arial" w:hAnsi="Arial" w:eastAsia="Arial Nova" w:cs="Arial"/>
                <w:color w:val="00B050"/>
              </w:rPr>
              <w:t>None</w:t>
            </w:r>
          </w:p>
        </w:tc>
        <w:tc>
          <w:tcPr>
            <w:tcW w:w="4230" w:type="dxa"/>
            <w:tcMar/>
            <w:vAlign w:val="center"/>
            <w:tcPrChange w:author="Karunakaran, Sharon" w:date="2026-01-07T16:08:39.551Z" w:id="1833711788">
              <w:tcPr>
                <w:tcW w:w="972" w:type="dxa"/>
                <w:tcMar/>
                <w:vAlign w:val="center"/>
              </w:tcPr>
            </w:tcPrChange>
          </w:tcPr>
          <w:p w:rsidR="24B230E7" w:rsidP="24B230E7" w:rsidRDefault="24B230E7" w14:paraId="1EAD6DA2" w14:textId="43F4D3FE">
            <w:pPr>
              <w:pStyle w:val="Normal"/>
              <w:jc w:val="center"/>
              <w:rPr>
                <w:rFonts w:ascii="Arial" w:hAnsi="Arial" w:eastAsia="Arial Nova" w:cs="Arial"/>
                <w:color w:val="00B050"/>
              </w:rPr>
            </w:pPr>
          </w:p>
        </w:tc>
      </w:tr>
      <w:tr w:rsidRPr="002B0997" w:rsidR="002B0997" w:rsidTr="24B230E7" w14:paraId="2DC0C013" w14:textId="77777777">
        <w:trPr>
          <w:trHeight w:val="300"/>
          <w:trPrChange w:author="Karunakaran, Sharon" w:date="2026-01-07T14:59:42.849Z" w16du:dateUtc="2026-01-07T14:59:42.849Z" w:id="1596338184">
            <w:trPr>
              <w:trHeight w:val="300"/>
            </w:trPr>
          </w:trPrChange>
        </w:trPr>
        <w:tc>
          <w:tcPr>
            <w:tcW w:w="1935" w:type="dxa"/>
            <w:vMerge/>
            <w:tcMar/>
          </w:tcPr>
          <w:p w:rsidRPr="002B0997" w:rsidR="00C5457D" w:rsidP="004655C5" w:rsidRDefault="00C5457D" w14:paraId="590BC936" w14:textId="77777777">
            <w:pPr>
              <w:contextualSpacing/>
              <w:rPr>
                <w:rFonts w:ascii="Arial" w:hAnsi="Arial" w:cs="Arial"/>
                <w:color w:val="00B050"/>
              </w:rPr>
            </w:pPr>
          </w:p>
        </w:tc>
        <w:tc>
          <w:tcPr>
            <w:tcW w:w="4703" w:type="dxa"/>
            <w:tcMar/>
            <w:vAlign w:val="center"/>
            <w:tcPrChange w:author="Karunakaran, Sharon" w:date="2026-01-07T16:08:39.551Z" w:id="50590793">
              <w:tcPr>
                <w:tcW w:w="4065" w:type="dxa"/>
                <w:tcMar/>
                <w:vAlign w:val="center"/>
              </w:tcPr>
            </w:tcPrChange>
          </w:tcPr>
          <w:p w:rsidRPr="002B0997" w:rsidR="00C5457D" w:rsidP="004655C5" w:rsidRDefault="00C5457D" w14:paraId="698D421C" w14:textId="74B79D24">
            <w:pPr>
              <w:contextualSpacing/>
              <w:jc w:val="center"/>
              <w:rPr>
                <w:rFonts w:ascii="Arial" w:hAnsi="Arial" w:eastAsia="Arial Nova" w:cs="Arial"/>
                <w:color w:val="00B050"/>
              </w:rPr>
            </w:pPr>
            <w:r w:rsidRPr="002B0997">
              <w:rPr>
                <w:rFonts w:ascii="Arial" w:hAnsi="Arial" w:eastAsia="Arial Nova" w:cs="Arial"/>
                <w:color w:val="00B050"/>
              </w:rPr>
              <w:t>Lap (high risk or open)</w:t>
            </w:r>
          </w:p>
        </w:tc>
        <w:tc>
          <w:tcPr>
            <w:tcW w:w="3645" w:type="dxa"/>
            <w:tcMar/>
            <w:vAlign w:val="center"/>
            <w:tcPrChange w:author="Karunakaran, Sharon" w:date="2026-01-07T16:08:39.551Z" w:id="1535026827">
              <w:tcPr>
                <w:tcW w:w="3160" w:type="dxa"/>
                <w:tcMar/>
                <w:vAlign w:val="center"/>
              </w:tcPr>
            </w:tcPrChange>
          </w:tcPr>
          <w:p w:rsidRPr="002B0997" w:rsidR="00C5457D" w:rsidP="004655C5" w:rsidRDefault="00EA2F96" w14:paraId="795A80B1" w14:textId="38B55C2B">
            <w:pPr>
              <w:contextualSpacing/>
              <w:jc w:val="center"/>
              <w:rPr>
                <w:rFonts w:ascii="Arial" w:hAnsi="Arial" w:eastAsia="Arial Nova" w:cs="Arial"/>
                <w:color w:val="00B050"/>
              </w:rPr>
            </w:pPr>
            <w:r w:rsidRPr="002B0997">
              <w:rPr>
                <w:rFonts w:ascii="Arial" w:hAnsi="Arial" w:eastAsia="Arial Nova" w:cs="Arial"/>
                <w:color w:val="00B050"/>
              </w:rPr>
              <w:t>Ce</w:t>
            </w:r>
            <w:r w:rsidRPr="002B0997">
              <w:rPr>
                <w:rFonts w:ascii="Arial" w:hAnsi="Arial" w:eastAsia="Arial Nova" w:cs="Arial"/>
                <w:color w:val="00B050"/>
                <w:u w:val="single"/>
              </w:rPr>
              <w:t>faz</w:t>
            </w:r>
            <w:r w:rsidRPr="002B0997">
              <w:rPr>
                <w:rFonts w:ascii="Arial" w:hAnsi="Arial" w:eastAsia="Arial Nova" w:cs="Arial"/>
                <w:color w:val="00B050"/>
              </w:rPr>
              <w:t>olin</w:t>
            </w:r>
          </w:p>
        </w:tc>
        <w:tc>
          <w:tcPr>
            <w:tcW w:w="4230" w:type="dxa"/>
            <w:tcMar/>
            <w:vAlign w:val="center"/>
            <w:tcPrChange w:author="Karunakaran, Sharon" w:date="2026-01-07T16:08:39.551Z" w:id="473698284">
              <w:tcPr>
                <w:tcW w:w="972" w:type="dxa"/>
                <w:tcMar/>
                <w:vAlign w:val="center"/>
              </w:tcPr>
            </w:tcPrChange>
          </w:tcPr>
          <w:p w:rsidR="24B230E7" w:rsidP="24B230E7" w:rsidRDefault="24B230E7" w14:paraId="4FA9A215" w14:textId="228F42A5">
            <w:pPr>
              <w:pStyle w:val="Normal"/>
              <w:jc w:val="center"/>
              <w:rPr>
                <w:rFonts w:ascii="Arial" w:hAnsi="Arial" w:eastAsia="Arial Nova" w:cs="Arial"/>
                <w:color w:val="00B050"/>
              </w:rPr>
            </w:pPr>
          </w:p>
        </w:tc>
      </w:tr>
      <w:tr w:rsidRPr="002B0997" w:rsidR="002B0997" w:rsidTr="24B230E7" w14:paraId="0A0A1DCA" w14:textId="77777777">
        <w:trPr>
          <w:trHeight w:val="300"/>
          <w:trPrChange w:author="Karunakaran, Sharon" w:date="2026-01-07T14:59:42.851Z" w16du:dateUtc="2026-01-07T14:59:42.851Z" w:id="713794373">
            <w:trPr>
              <w:trHeight w:val="300"/>
            </w:trPr>
          </w:trPrChange>
        </w:trPr>
        <w:tc>
          <w:tcPr>
            <w:tcW w:w="6638" w:type="dxa"/>
            <w:gridSpan w:val="2"/>
            <w:tcMar/>
            <w:vAlign w:val="center"/>
            <w:tcPrChange w:author="Karunakaran, Sharon" w:date="2026-01-07T16:08:39.552Z" w:id="267740124">
              <w:tcPr>
                <w:tcW w:w="5798" w:type="dxa"/>
                <w:gridSpan w:val="2"/>
                <w:tcMar/>
                <w:vAlign w:val="center"/>
              </w:tcPr>
            </w:tcPrChange>
          </w:tcPr>
          <w:p w:rsidRPr="002B0997" w:rsidR="00C5457D" w:rsidP="004655C5" w:rsidRDefault="00C5457D" w14:paraId="3EE45243" w14:textId="0A879188">
            <w:pPr>
              <w:contextualSpacing/>
              <w:jc w:val="center"/>
              <w:rPr>
                <w:rFonts w:ascii="Arial" w:hAnsi="Arial" w:eastAsia="Arial Nova" w:cs="Arial"/>
                <w:b/>
                <w:bCs/>
                <w:color w:val="00B050"/>
              </w:rPr>
            </w:pPr>
            <w:r w:rsidRPr="002B0997">
              <w:rPr>
                <w:rFonts w:ascii="Arial" w:hAnsi="Arial" w:eastAsia="Arial Nova" w:cs="Arial"/>
                <w:b/>
                <w:bCs/>
                <w:color w:val="00B050"/>
              </w:rPr>
              <w:t>Gastroduodenal</w:t>
            </w:r>
          </w:p>
        </w:tc>
        <w:tc>
          <w:tcPr>
            <w:tcW w:w="3645" w:type="dxa"/>
            <w:tcMar/>
            <w:vAlign w:val="center"/>
            <w:tcPrChange w:author="Karunakaran, Sharon" w:date="2026-01-07T16:08:39.552Z" w:id="1806571110">
              <w:tcPr>
                <w:tcW w:w="3160" w:type="dxa"/>
                <w:tcMar/>
                <w:vAlign w:val="center"/>
              </w:tcPr>
            </w:tcPrChange>
          </w:tcPr>
          <w:p w:rsidRPr="002B0997" w:rsidR="00C5457D" w:rsidP="004655C5" w:rsidRDefault="00C5457D" w14:paraId="657E0C9E" w14:textId="353ECDF7">
            <w:pPr>
              <w:contextualSpacing/>
              <w:jc w:val="center"/>
              <w:rPr>
                <w:rFonts w:ascii="Arial" w:hAnsi="Arial" w:eastAsia="Arial Nova" w:cs="Arial"/>
                <w:color w:val="00B050"/>
              </w:rPr>
            </w:pPr>
            <w:r w:rsidRPr="002B0997">
              <w:rPr>
                <w:rFonts w:ascii="Arial" w:hAnsi="Arial" w:eastAsia="Arial Nova" w:cs="Arial"/>
                <w:color w:val="00B050"/>
              </w:rPr>
              <w:t>Ce</w:t>
            </w:r>
            <w:r w:rsidRPr="002B0997">
              <w:rPr>
                <w:rFonts w:ascii="Arial" w:hAnsi="Arial" w:eastAsia="Arial Nova" w:cs="Arial"/>
                <w:color w:val="00B050"/>
                <w:u w:val="single"/>
              </w:rPr>
              <w:t>faz</w:t>
            </w:r>
            <w:r w:rsidRPr="002B0997">
              <w:rPr>
                <w:rFonts w:ascii="Arial" w:hAnsi="Arial" w:eastAsia="Arial Nova" w:cs="Arial"/>
                <w:color w:val="00B050"/>
              </w:rPr>
              <w:t>olin</w:t>
            </w:r>
          </w:p>
        </w:tc>
        <w:tc>
          <w:tcPr>
            <w:tcW w:w="4230" w:type="dxa"/>
            <w:tcMar/>
            <w:vAlign w:val="center"/>
            <w:tcPrChange w:author="Karunakaran, Sharon" w:date="2026-01-07T16:08:39.552Z" w:id="1716154586">
              <w:tcPr>
                <w:tcW w:w="972" w:type="dxa"/>
                <w:tcMar/>
                <w:vAlign w:val="center"/>
              </w:tcPr>
            </w:tcPrChange>
          </w:tcPr>
          <w:p w:rsidR="24B230E7" w:rsidP="24B230E7" w:rsidRDefault="24B230E7" w14:paraId="0E506D08" w14:textId="67F69D8D">
            <w:pPr>
              <w:pStyle w:val="Normal"/>
              <w:jc w:val="center"/>
              <w:rPr>
                <w:rFonts w:ascii="Arial" w:hAnsi="Arial" w:eastAsia="Arial Nova" w:cs="Arial"/>
                <w:color w:val="00B050"/>
              </w:rPr>
            </w:pPr>
          </w:p>
        </w:tc>
      </w:tr>
      <w:tr w:rsidRPr="002B0997" w:rsidR="002B0997" w:rsidTr="24B230E7" w14:paraId="2726196A" w14:textId="77777777">
        <w:trPr>
          <w:trHeight w:val="300"/>
          <w:trPrChange w:author="Karunakaran, Sharon" w:date="2026-01-07T14:59:42.852Z" w16du:dateUtc="2026-01-07T14:59:42.852Z" w:id="528271388">
            <w:trPr>
              <w:trHeight w:val="300"/>
            </w:trPr>
          </w:trPrChange>
        </w:trPr>
        <w:tc>
          <w:tcPr>
            <w:tcW w:w="6638" w:type="dxa"/>
            <w:gridSpan w:val="2"/>
            <w:tcMar/>
            <w:vAlign w:val="center"/>
            <w:tcPrChange w:author="Karunakaran, Sharon" w:date="2026-01-07T16:08:39.552Z" w:id="1965440407">
              <w:tcPr>
                <w:tcW w:w="5798" w:type="dxa"/>
                <w:gridSpan w:val="2"/>
                <w:tcMar/>
                <w:vAlign w:val="center"/>
              </w:tcPr>
            </w:tcPrChange>
          </w:tcPr>
          <w:p w:rsidRPr="002B0997" w:rsidR="00C5457D" w:rsidP="004655C5" w:rsidRDefault="00D67509" w14:paraId="6B11E007" w14:textId="3391D8BD">
            <w:pPr>
              <w:contextualSpacing/>
              <w:jc w:val="center"/>
              <w:rPr>
                <w:rFonts w:ascii="Arial" w:hAnsi="Arial" w:eastAsia="Arial Nova" w:cs="Arial"/>
                <w:b/>
                <w:bCs/>
                <w:color w:val="00B050"/>
              </w:rPr>
            </w:pPr>
            <w:r w:rsidRPr="002B0997">
              <w:rPr>
                <w:rFonts w:ascii="Arial" w:hAnsi="Arial" w:eastAsia="Arial Nova" w:cs="Arial"/>
                <w:b/>
                <w:bCs/>
                <w:color w:val="00B050"/>
              </w:rPr>
              <w:t xml:space="preserve">Small Bowel and </w:t>
            </w:r>
            <w:r w:rsidRPr="002B0997" w:rsidR="00C5457D">
              <w:rPr>
                <w:rFonts w:ascii="Arial" w:hAnsi="Arial" w:eastAsia="Arial Nova" w:cs="Arial"/>
                <w:b/>
                <w:bCs/>
                <w:color w:val="00B050"/>
              </w:rPr>
              <w:t>Colorectal</w:t>
            </w:r>
          </w:p>
        </w:tc>
        <w:tc>
          <w:tcPr>
            <w:tcW w:w="3645" w:type="dxa"/>
            <w:tcMar/>
            <w:vAlign w:val="center"/>
            <w:tcPrChange w:author="Karunakaran, Sharon" w:date="2026-01-07T16:08:39.552Z" w:id="283309172">
              <w:tcPr>
                <w:tcW w:w="3160" w:type="dxa"/>
                <w:tcMar/>
                <w:vAlign w:val="center"/>
              </w:tcPr>
            </w:tcPrChange>
          </w:tcPr>
          <w:p w:rsidRPr="002B0997" w:rsidR="00C5457D" w:rsidP="004655C5" w:rsidRDefault="00C5457D" w14:paraId="05F236A1" w14:textId="0B44D772">
            <w:pPr>
              <w:contextualSpacing/>
              <w:jc w:val="center"/>
              <w:rPr>
                <w:rFonts w:ascii="Arial" w:hAnsi="Arial" w:eastAsia="Arial Nova" w:cs="Arial"/>
                <w:color w:val="00B050"/>
              </w:rPr>
            </w:pPr>
            <w:r w:rsidRPr="002B0997">
              <w:rPr>
                <w:rFonts w:ascii="Arial" w:hAnsi="Arial" w:eastAsia="Arial Nova" w:cs="Arial"/>
                <w:color w:val="00B050"/>
              </w:rPr>
              <w:t>Cef</w:t>
            </w:r>
            <w:r w:rsidRPr="002B0997">
              <w:rPr>
                <w:rFonts w:ascii="Arial" w:hAnsi="Arial" w:eastAsia="Arial Nova" w:cs="Arial"/>
                <w:color w:val="00B050"/>
                <w:u w:val="single"/>
              </w:rPr>
              <w:t>ox</w:t>
            </w:r>
            <w:r w:rsidRPr="002B0997">
              <w:rPr>
                <w:rFonts w:ascii="Arial" w:hAnsi="Arial" w:eastAsia="Arial Nova" w:cs="Arial"/>
                <w:color w:val="00B050"/>
              </w:rPr>
              <w:t>itin</w:t>
            </w:r>
          </w:p>
        </w:tc>
        <w:tc>
          <w:tcPr>
            <w:tcW w:w="4230" w:type="dxa"/>
            <w:tcMar/>
            <w:vAlign w:val="center"/>
            <w:tcPrChange w:author="Karunakaran, Sharon" w:date="2026-01-07T16:08:39.552Z" w:id="1741953278">
              <w:tcPr>
                <w:tcW w:w="972" w:type="dxa"/>
                <w:tcMar/>
                <w:vAlign w:val="center"/>
              </w:tcPr>
            </w:tcPrChange>
          </w:tcPr>
          <w:p w:rsidR="24B230E7" w:rsidP="24B230E7" w:rsidRDefault="24B230E7" w14:paraId="57959418" w14:textId="43FDB460">
            <w:pPr>
              <w:pStyle w:val="Normal"/>
              <w:jc w:val="center"/>
              <w:rPr>
                <w:rFonts w:ascii="Arial" w:hAnsi="Arial" w:eastAsia="Arial Nova" w:cs="Arial"/>
                <w:color w:val="00B050"/>
              </w:rPr>
            </w:pPr>
          </w:p>
        </w:tc>
      </w:tr>
      <w:tr w:rsidRPr="002B0997" w:rsidR="002B0997" w:rsidTr="24B230E7" w14:paraId="415FAE6D" w14:textId="77777777">
        <w:trPr>
          <w:trHeight w:val="300"/>
          <w:trPrChange w:author="Karunakaran, Sharon" w:date="2026-01-07T14:59:42.854Z" w16du:dateUtc="2026-01-07T14:59:42.854Z" w:id="832388880">
            <w:trPr>
              <w:trHeight w:val="300"/>
            </w:trPr>
          </w:trPrChange>
        </w:trPr>
        <w:tc>
          <w:tcPr>
            <w:tcW w:w="6638" w:type="dxa"/>
            <w:gridSpan w:val="2"/>
            <w:tcMar/>
            <w:vAlign w:val="center"/>
            <w:tcPrChange w:author="Karunakaran, Sharon" w:date="2026-01-07T16:08:39.552Z" w:id="695313199">
              <w:tcPr>
                <w:tcW w:w="5798" w:type="dxa"/>
                <w:gridSpan w:val="2"/>
                <w:tcMar/>
                <w:vAlign w:val="center"/>
              </w:tcPr>
            </w:tcPrChange>
          </w:tcPr>
          <w:p w:rsidRPr="002B0997" w:rsidR="00C5457D" w:rsidP="004655C5" w:rsidRDefault="00C5457D" w14:paraId="3ACB55EC" w14:textId="11FA5359">
            <w:pPr>
              <w:contextualSpacing/>
              <w:jc w:val="center"/>
              <w:rPr>
                <w:rFonts w:ascii="Arial" w:hAnsi="Arial" w:eastAsia="Arial Nova" w:cs="Arial"/>
                <w:color w:val="00B050"/>
              </w:rPr>
            </w:pPr>
            <w:r w:rsidRPr="002B0997">
              <w:rPr>
                <w:rFonts w:ascii="Arial" w:hAnsi="Arial" w:eastAsia="Arial Nova" w:cs="Arial"/>
                <w:b/>
                <w:bCs/>
                <w:color w:val="00B050"/>
              </w:rPr>
              <w:t>Hernia (hernioplasty, herniorrhaphy</w:t>
            </w:r>
            <w:r w:rsidRPr="002B0997">
              <w:rPr>
                <w:rFonts w:ascii="Arial" w:hAnsi="Arial" w:eastAsia="Arial Nova" w:cs="Arial"/>
                <w:color w:val="00B050"/>
              </w:rPr>
              <w:t>)</w:t>
            </w:r>
          </w:p>
        </w:tc>
        <w:tc>
          <w:tcPr>
            <w:tcW w:w="3645" w:type="dxa"/>
            <w:tcMar/>
            <w:vAlign w:val="center"/>
            <w:tcPrChange w:author="Karunakaran, Sharon" w:date="2026-01-07T16:08:39.553Z" w:id="1561450604">
              <w:tcPr>
                <w:tcW w:w="3160" w:type="dxa"/>
                <w:tcMar/>
                <w:vAlign w:val="center"/>
              </w:tcPr>
            </w:tcPrChange>
          </w:tcPr>
          <w:p w:rsidRPr="002B0997" w:rsidR="00C5457D" w:rsidP="004655C5" w:rsidRDefault="00C5457D" w14:paraId="70FDF7C5" w14:textId="115A4F36">
            <w:pPr>
              <w:contextualSpacing/>
              <w:jc w:val="center"/>
              <w:rPr>
                <w:rFonts w:ascii="Arial" w:hAnsi="Arial" w:eastAsia="Arial Nova" w:cs="Arial"/>
                <w:color w:val="00B050"/>
              </w:rPr>
            </w:pPr>
            <w:r w:rsidRPr="002B0997">
              <w:rPr>
                <w:rFonts w:ascii="Arial" w:hAnsi="Arial" w:eastAsia="Arial Nova" w:cs="Arial"/>
                <w:color w:val="00B050"/>
              </w:rPr>
              <w:t>Ce</w:t>
            </w:r>
            <w:r w:rsidRPr="002B0997">
              <w:rPr>
                <w:rFonts w:ascii="Arial" w:hAnsi="Arial" w:eastAsia="Arial Nova" w:cs="Arial"/>
                <w:color w:val="00B050"/>
                <w:u w:val="single"/>
              </w:rPr>
              <w:t>faz</w:t>
            </w:r>
            <w:r w:rsidRPr="002B0997">
              <w:rPr>
                <w:rFonts w:ascii="Arial" w:hAnsi="Arial" w:eastAsia="Arial Nova" w:cs="Arial"/>
                <w:color w:val="00B050"/>
              </w:rPr>
              <w:t>olin</w:t>
            </w:r>
          </w:p>
        </w:tc>
        <w:tc>
          <w:tcPr>
            <w:tcW w:w="4230" w:type="dxa"/>
            <w:tcMar/>
            <w:vAlign w:val="center"/>
            <w:tcPrChange w:author="Karunakaran, Sharon" w:date="2026-01-07T16:08:39.553Z" w:id="294747380">
              <w:tcPr>
                <w:tcW w:w="972" w:type="dxa"/>
                <w:tcMar/>
                <w:vAlign w:val="center"/>
              </w:tcPr>
            </w:tcPrChange>
          </w:tcPr>
          <w:p w:rsidR="24B230E7" w:rsidP="24B230E7" w:rsidRDefault="24B230E7" w14:paraId="107162AF" w14:textId="098D003C">
            <w:pPr>
              <w:pStyle w:val="Normal"/>
              <w:jc w:val="center"/>
              <w:rPr>
                <w:rFonts w:ascii="Arial" w:hAnsi="Arial" w:eastAsia="Arial Nova" w:cs="Arial"/>
                <w:color w:val="00B050"/>
              </w:rPr>
            </w:pPr>
          </w:p>
        </w:tc>
      </w:tr>
      <w:tr w:rsidRPr="002B0997" w:rsidR="002B0997" w:rsidTr="24B230E7" w14:paraId="49F10A10" w14:textId="77777777">
        <w:trPr>
          <w:trHeight w:val="300"/>
          <w:trPrChange w:author="Karunakaran, Sharon" w:date="2026-01-07T14:59:42.855Z" w16du:dateUtc="2026-01-07T14:59:42.855Z" w:id="827378748">
            <w:trPr>
              <w:trHeight w:val="300"/>
            </w:trPr>
          </w:trPrChange>
        </w:trPr>
        <w:tc>
          <w:tcPr>
            <w:tcW w:w="6638" w:type="dxa"/>
            <w:gridSpan w:val="2"/>
            <w:tcMar/>
            <w:vAlign w:val="center"/>
            <w:tcPrChange w:author="Karunakaran, Sharon" w:date="2026-01-07T16:08:39.553Z" w:id="1977339052">
              <w:tcPr>
                <w:tcW w:w="5798" w:type="dxa"/>
                <w:gridSpan w:val="2"/>
                <w:tcMar/>
                <w:vAlign w:val="center"/>
              </w:tcPr>
            </w:tcPrChange>
          </w:tcPr>
          <w:p w:rsidRPr="002B0997" w:rsidR="00C5457D" w:rsidP="004655C5" w:rsidRDefault="00D67509" w14:paraId="40171AD6" w14:textId="279E8F00">
            <w:pPr>
              <w:contextualSpacing/>
              <w:jc w:val="center"/>
              <w:rPr>
                <w:rFonts w:ascii="Arial" w:hAnsi="Arial" w:eastAsia="Arial Nova" w:cs="Arial"/>
                <w:b/>
                <w:bCs/>
                <w:color w:val="00B050"/>
              </w:rPr>
            </w:pPr>
            <w:r w:rsidRPr="002B0997">
              <w:rPr>
                <w:rFonts w:ascii="Arial" w:hAnsi="Arial" w:eastAsia="Arial Nova" w:cs="Arial"/>
                <w:b/>
                <w:bCs/>
                <w:color w:val="00B050"/>
              </w:rPr>
              <w:t xml:space="preserve">Thoracic / </w:t>
            </w:r>
            <w:r w:rsidRPr="002B0997" w:rsidR="00C5457D">
              <w:rPr>
                <w:rFonts w:ascii="Arial" w:hAnsi="Arial" w:eastAsia="Arial Nova" w:cs="Arial"/>
                <w:b/>
                <w:bCs/>
                <w:color w:val="00B050"/>
              </w:rPr>
              <w:t>Pectus / Nuss bar</w:t>
            </w:r>
          </w:p>
        </w:tc>
        <w:tc>
          <w:tcPr>
            <w:tcW w:w="3645" w:type="dxa"/>
            <w:tcMar/>
            <w:vAlign w:val="center"/>
            <w:tcPrChange w:author="Karunakaran, Sharon" w:date="2026-01-07T16:08:39.553Z" w:id="907191041">
              <w:tcPr>
                <w:tcW w:w="3160" w:type="dxa"/>
                <w:tcMar/>
                <w:vAlign w:val="center"/>
              </w:tcPr>
            </w:tcPrChange>
          </w:tcPr>
          <w:p w:rsidRPr="002B0997" w:rsidR="00C5457D" w:rsidP="004655C5" w:rsidRDefault="00C5457D" w14:paraId="71ADBF1F" w14:textId="1AC1788A">
            <w:pPr>
              <w:contextualSpacing/>
              <w:jc w:val="center"/>
              <w:rPr>
                <w:rFonts w:ascii="Arial" w:hAnsi="Arial" w:eastAsia="Arial Nova" w:cs="Arial"/>
                <w:color w:val="00B050"/>
              </w:rPr>
            </w:pPr>
            <w:r w:rsidRPr="002B0997">
              <w:rPr>
                <w:rFonts w:ascii="Arial" w:hAnsi="Arial" w:eastAsia="Arial Nova" w:cs="Arial"/>
                <w:color w:val="00B050"/>
              </w:rPr>
              <w:t>Ce</w:t>
            </w:r>
            <w:r w:rsidRPr="002B0997">
              <w:rPr>
                <w:rFonts w:ascii="Arial" w:hAnsi="Arial" w:eastAsia="Arial Nova" w:cs="Arial"/>
                <w:color w:val="00B050"/>
                <w:u w:val="single"/>
              </w:rPr>
              <w:t>faz</w:t>
            </w:r>
            <w:r w:rsidRPr="002B0997">
              <w:rPr>
                <w:rFonts w:ascii="Arial" w:hAnsi="Arial" w:eastAsia="Arial Nova" w:cs="Arial"/>
                <w:color w:val="00B050"/>
              </w:rPr>
              <w:t>olin</w:t>
            </w:r>
          </w:p>
        </w:tc>
        <w:tc>
          <w:tcPr>
            <w:tcW w:w="4230" w:type="dxa"/>
            <w:tcMar/>
            <w:vAlign w:val="center"/>
            <w:tcPrChange w:author="Karunakaran, Sharon" w:date="2026-01-07T16:08:39.553Z" w:id="333677222">
              <w:tcPr>
                <w:tcW w:w="972" w:type="dxa"/>
                <w:tcMar/>
                <w:vAlign w:val="center"/>
              </w:tcPr>
            </w:tcPrChange>
          </w:tcPr>
          <w:p w:rsidR="24B230E7" w:rsidP="24B230E7" w:rsidRDefault="24B230E7" w14:paraId="4CCA915C" w14:textId="6455E587">
            <w:pPr>
              <w:pStyle w:val="Normal"/>
              <w:jc w:val="center"/>
              <w:rPr>
                <w:rFonts w:ascii="Arial" w:hAnsi="Arial" w:eastAsia="Arial Nova" w:cs="Arial"/>
                <w:color w:val="00B050"/>
              </w:rPr>
            </w:pPr>
          </w:p>
        </w:tc>
      </w:tr>
    </w:tbl>
    <w:p w:rsidRPr="0039749F" w:rsidR="0039749F" w:rsidP="004655C5" w:rsidRDefault="0039749F" w14:paraId="31A0B059" w14:textId="77777777">
      <w:pPr>
        <w:contextualSpacing/>
        <w:rPr>
          <w:rFonts w:ascii="Arial" w:hAnsi="Arial" w:eastAsia="Arial Nova" w:cs="Arial"/>
          <w:b/>
          <w:bCs/>
          <w:u w:val="single"/>
        </w:rPr>
      </w:pPr>
    </w:p>
    <w:p w:rsidR="79F860F5" w:rsidP="004655C5" w:rsidRDefault="79F860F5" w14:paraId="33E9D215" w14:textId="5E149840">
      <w:pPr>
        <w:contextualSpacing/>
        <w:rPr>
          <w:rFonts w:ascii="Arial" w:hAnsi="Arial" w:eastAsia="Arial Nova" w:cs="Arial"/>
          <w:b/>
          <w:bCs/>
          <w:color w:val="00B050"/>
          <w:sz w:val="28"/>
          <w:szCs w:val="28"/>
        </w:rPr>
      </w:pPr>
      <w:r w:rsidRPr="0039749F">
        <w:rPr>
          <w:rFonts w:ascii="Arial" w:hAnsi="Arial" w:eastAsia="Arial Nova" w:cs="Arial"/>
          <w:b/>
          <w:bCs/>
          <w:sz w:val="28"/>
          <w:szCs w:val="28"/>
          <w:u w:val="single"/>
        </w:rPr>
        <w:t>Cardiothoracic Surgery</w:t>
      </w:r>
      <w:r w:rsidR="00C5457D">
        <w:rPr>
          <w:rFonts w:ascii="Arial" w:hAnsi="Arial" w:eastAsia="Arial Nova" w:cs="Arial"/>
          <w:b/>
          <w:bCs/>
          <w:sz w:val="28"/>
          <w:szCs w:val="28"/>
        </w:rPr>
        <w:t xml:space="preserve"> </w:t>
      </w:r>
      <w:r w:rsidRPr="00C5457D" w:rsidR="00C5457D">
        <w:rPr>
          <w:rFonts w:ascii="Arial" w:hAnsi="Arial" w:eastAsia="Arial Nova" w:cs="Arial"/>
          <w:b/>
          <w:bCs/>
          <w:color w:val="00B050"/>
          <w:sz w:val="28"/>
          <w:szCs w:val="28"/>
        </w:rPr>
        <w:t>Done</w:t>
      </w:r>
    </w:p>
    <w:p w:rsidRPr="0039749F" w:rsidR="2488B8F9" w:rsidP="004655C5" w:rsidRDefault="2488B8F9" w14:paraId="43D708F3" w14:textId="29A536DA">
      <w:pPr>
        <w:contextualSpacing/>
        <w:rPr>
          <w:rFonts w:ascii="Arial" w:hAnsi="Arial" w:eastAsia="Arial Nova" w:cs="Arial"/>
        </w:rPr>
      </w:pPr>
    </w:p>
    <w:tbl>
      <w:tblPr>
        <w:tblStyle w:val="TableGrid"/>
        <w:tblW w:w="14518" w:type="dxa"/>
        <w:tblLayout w:type="fixed"/>
        <w:tblLook w:val="06A0" w:firstRow="1" w:lastRow="0" w:firstColumn="1" w:lastColumn="0" w:noHBand="1" w:noVBand="1"/>
        <w:tblPrChange w:author="Karunakaran, Sharon" w:date="2026-01-07T16:08:37.752Z" w16du:dateUtc="2026-01-07T16:08:37.752Z" w:id="1946601847">
          <w:tblPr>
            <w:tblStyle w:val="TableGrid"/>
            <w:tblW w:w="0" w:type="auto"/>
            <w:tblLook w:val="06A0" w:firstRow="1" w:lastRow="0" w:firstColumn="1" w:lastColumn="0" w:noHBand="1" w:noVBand="1"/>
          </w:tblPr>
        </w:tblPrChange>
      </w:tblPr>
      <w:tblGrid>
        <w:gridCol w:w="1640"/>
        <w:gridCol w:w="4965"/>
        <w:gridCol w:w="3698"/>
        <w:gridCol w:w="4215"/>
        <w:tblGridChange w:id="1741443929">
          <w:tblGrid>
            <w:gridCol w:w="1640"/>
            <w:gridCol w:w="3008"/>
            <w:gridCol w:w="3076"/>
            <w:gridCol w:w="3076"/>
          </w:tblGrid>
        </w:tblGridChange>
      </w:tblGrid>
      <w:tr w:rsidRPr="00DA5C73" w:rsidR="00DA5C73" w:rsidTr="24B230E7" w14:paraId="0FE10ABD" w14:textId="77777777">
        <w:trPr>
          <w:trHeight w:val="300"/>
          <w:trPrChange w:author="Karunakaran, Sharon" w:date="2026-01-07T15:00:11.697Z" w16du:dateUtc="2026-01-07T15:00:11.697Z" w:id="1771504645">
            <w:trPr>
              <w:trHeight w:val="300"/>
            </w:trPr>
          </w:trPrChange>
        </w:trPr>
        <w:tc>
          <w:tcPr>
            <w:tcW w:w="6605" w:type="dxa"/>
            <w:gridSpan w:val="2"/>
            <w:tcMar/>
            <w:tcPrChange w:author="Karunakaran, Sharon" w:date="2026-01-07T16:08:37.752Z" w:id="1437552168">
              <w:tcPr>
                <w:tcW w:w="4648" w:type="dxa"/>
                <w:gridSpan w:val="2"/>
                <w:tcMar/>
              </w:tcPr>
            </w:tcPrChange>
          </w:tcPr>
          <w:p w:rsidRPr="00DA5C73" w:rsidR="00F3044F" w:rsidP="004655C5" w:rsidRDefault="00F3044F" w14:paraId="425B3A6E" w14:textId="377D9357">
            <w:pPr>
              <w:contextualSpacing/>
              <w:rPr>
                <w:rFonts w:ascii="Arial" w:hAnsi="Arial" w:eastAsia="Arial Nova" w:cs="Arial"/>
                <w:b/>
                <w:bCs/>
                <w:color w:val="00B050"/>
              </w:rPr>
            </w:pPr>
            <w:r w:rsidRPr="00DA5C73">
              <w:rPr>
                <w:rFonts w:ascii="Arial" w:hAnsi="Arial" w:eastAsia="Arial Nova" w:cs="Arial"/>
                <w:b/>
                <w:bCs/>
                <w:color w:val="00B050"/>
              </w:rPr>
              <w:t>Procedure</w:t>
            </w:r>
          </w:p>
        </w:tc>
        <w:tc>
          <w:tcPr>
            <w:tcW w:w="3698" w:type="dxa"/>
            <w:tcMar/>
            <w:tcPrChange w:author="Karunakaran, Sharon" w:date="2026-01-07T16:08:37.752Z" w:id="355779601">
              <w:tcPr>
                <w:tcW w:w="3076" w:type="dxa"/>
                <w:tcMar/>
              </w:tcPr>
            </w:tcPrChange>
          </w:tcPr>
          <w:p w:rsidRPr="00DA5C73" w:rsidR="00F3044F" w:rsidP="004655C5" w:rsidRDefault="00F3044F" w14:paraId="4A19733D" w14:textId="3DFC4677">
            <w:pPr>
              <w:contextualSpacing/>
              <w:rPr>
                <w:rFonts w:ascii="Arial" w:hAnsi="Arial" w:eastAsia="Arial Nova" w:cs="Arial"/>
                <w:b/>
                <w:bCs/>
                <w:color w:val="00B050"/>
              </w:rPr>
            </w:pPr>
            <w:r w:rsidRPr="00DA5C73">
              <w:rPr>
                <w:rFonts w:ascii="Arial" w:hAnsi="Arial" w:eastAsia="Arial Nova" w:cs="Arial"/>
                <w:b/>
                <w:bCs/>
                <w:color w:val="00B050"/>
              </w:rPr>
              <w:t>Agent</w:t>
            </w:r>
          </w:p>
        </w:tc>
        <w:tc>
          <w:tcPr>
            <w:tcW w:w="4215" w:type="dxa"/>
            <w:tcMar/>
            <w:tcPrChange w:author="Karunakaran, Sharon" w:date="2026-01-07T16:08:37.752Z" w:id="1727634867">
              <w:tcPr>
                <w:tcW w:w="3076" w:type="dxa"/>
                <w:tcMar/>
              </w:tcPr>
            </w:tcPrChange>
          </w:tcPr>
          <w:p w:rsidR="69489564" w:rsidP="24B230E7" w:rsidRDefault="69489564" w14:paraId="1E092CA8" w14:textId="27C69C41">
            <w:pPr>
              <w:pStyle w:val="Normal"/>
              <w:rPr>
                <w:ins w:author="Karunakaran, Sharon" w:date="2026-01-07T15:00:09.624Z" w16du:dateUtc="2026-01-07T15:00:09.624Z" w:id="628339906"/>
                <w:rFonts w:ascii="Arial" w:hAnsi="Arial" w:eastAsia="Arial Nova" w:cs="Arial"/>
                <w:b w:val="1"/>
                <w:bCs w:val="1"/>
                <w:color w:val="00B050"/>
              </w:rPr>
            </w:pPr>
            <w:ins w:author="Karunakaran, Sharon" w:date="2026-01-07T15:00:09.624Z" w:id="1698133775">
              <w:r w:rsidRPr="24B230E7" w:rsidR="69489564">
                <w:rPr>
                  <w:rFonts w:ascii="Arial" w:hAnsi="Arial" w:eastAsia="Arial Nova" w:cs="Arial"/>
                  <w:b w:val="1"/>
                  <w:bCs w:val="1"/>
                  <w:color w:val="00B050"/>
                </w:rPr>
                <w:t>Post op duration</w:t>
              </w:r>
            </w:ins>
          </w:p>
          <w:p w:rsidR="24B230E7" w:rsidP="24B230E7" w:rsidRDefault="24B230E7" w14:paraId="34FAA8D4" w14:textId="6D2FDD7B">
            <w:pPr>
              <w:pStyle w:val="Normal"/>
              <w:rPr>
                <w:rFonts w:ascii="Arial" w:hAnsi="Arial" w:eastAsia="Arial Nova" w:cs="Arial"/>
                <w:b w:val="1"/>
                <w:bCs w:val="1"/>
                <w:color w:val="00B050"/>
              </w:rPr>
            </w:pPr>
          </w:p>
        </w:tc>
      </w:tr>
      <w:tr w:rsidRPr="00DA5C73" w:rsidR="00DA5C73" w:rsidTr="24B230E7" w14:paraId="4DFE5511" w14:textId="77777777">
        <w:trPr>
          <w:trHeight w:val="300"/>
          <w:trPrChange w:author="Karunakaran, Sharon" w:date="2026-01-07T15:00:11.699Z" w16du:dateUtc="2026-01-07T15:00:11.699Z" w:id="781506346">
            <w:trPr>
              <w:trHeight w:val="300"/>
            </w:trPr>
          </w:trPrChange>
        </w:trPr>
        <w:tc>
          <w:tcPr>
            <w:tcW w:w="1640" w:type="dxa"/>
            <w:vMerge w:val="restart"/>
            <w:tcMar/>
            <w:vAlign w:val="center"/>
            <w:tcPrChange w:author="Karunakaran, Sharon" w:date="2026-01-07T16:08:37.752Z" w:id="646367246">
              <w:tcPr>
                <w:tcW w:w="1640" w:type="dxa"/>
                <w:vMerge w:val="restart"/>
                <w:tcMar/>
                <w:vAlign w:val="center"/>
              </w:tcPr>
            </w:tcPrChange>
          </w:tcPr>
          <w:p w:rsidRPr="00DA5C73" w:rsidR="00F3044F" w:rsidP="004655C5" w:rsidRDefault="00F3044F" w14:paraId="02EAE482" w14:textId="28C7C627">
            <w:pPr>
              <w:contextualSpacing/>
              <w:jc w:val="center"/>
              <w:rPr>
                <w:rFonts w:ascii="Arial" w:hAnsi="Arial" w:eastAsia="Arial Nova" w:cs="Arial"/>
                <w:b/>
                <w:bCs/>
                <w:color w:val="00B050"/>
              </w:rPr>
            </w:pPr>
            <w:r w:rsidRPr="00DA5C73">
              <w:rPr>
                <w:rFonts w:ascii="Arial" w:hAnsi="Arial" w:eastAsia="Arial Nova" w:cs="Arial"/>
                <w:b/>
                <w:bCs/>
                <w:color w:val="00B050"/>
              </w:rPr>
              <w:t>Median Sternotomy</w:t>
            </w:r>
          </w:p>
        </w:tc>
        <w:tc>
          <w:tcPr>
            <w:tcW w:w="4965" w:type="dxa"/>
            <w:tcMar/>
            <w:vAlign w:val="center"/>
            <w:tcPrChange w:author="Karunakaran, Sharon" w:date="2026-01-07T16:08:37.752Z" w:id="1612704683">
              <w:tcPr>
                <w:tcW w:w="3008" w:type="dxa"/>
                <w:tcMar/>
                <w:vAlign w:val="center"/>
              </w:tcPr>
            </w:tcPrChange>
          </w:tcPr>
          <w:p w:rsidRPr="00DA5C73" w:rsidR="00F3044F" w:rsidP="004655C5" w:rsidRDefault="00F3044F" w14:paraId="3BEAE32E" w14:textId="72F2E1B1">
            <w:pPr>
              <w:contextualSpacing/>
              <w:jc w:val="center"/>
              <w:rPr>
                <w:rFonts w:ascii="Arial" w:hAnsi="Arial" w:eastAsia="Arial Nova" w:cs="Arial"/>
                <w:color w:val="00B050"/>
              </w:rPr>
            </w:pPr>
            <w:r w:rsidRPr="00DA5C73">
              <w:rPr>
                <w:rFonts w:ascii="Arial" w:hAnsi="Arial" w:eastAsia="Arial Nova" w:cs="Arial"/>
                <w:color w:val="00B050"/>
              </w:rPr>
              <w:t>Uncomplicated</w:t>
            </w:r>
          </w:p>
        </w:tc>
        <w:tc>
          <w:tcPr>
            <w:tcW w:w="3698" w:type="dxa"/>
            <w:tcMar/>
            <w:vAlign w:val="center"/>
            <w:tcPrChange w:author="Karunakaran, Sharon" w:date="2026-01-07T16:08:37.752Z" w:id="33237222">
              <w:tcPr>
                <w:tcW w:w="3076" w:type="dxa"/>
                <w:tcMar/>
                <w:vAlign w:val="center"/>
              </w:tcPr>
            </w:tcPrChange>
          </w:tcPr>
          <w:p w:rsidRPr="00DA5C73" w:rsidR="00F3044F" w:rsidP="004655C5" w:rsidRDefault="00F3044F" w14:paraId="075A0F51" w14:textId="2F44AFA3">
            <w:pPr>
              <w:contextualSpacing/>
              <w:jc w:val="center"/>
              <w:rPr>
                <w:rFonts w:ascii="Arial" w:hAnsi="Arial" w:eastAsia="Arial Nova" w:cs="Arial"/>
                <w:color w:val="00B050"/>
              </w:rPr>
            </w:pPr>
            <w:r w:rsidRPr="00DA5C73">
              <w:rPr>
                <w:rFonts w:ascii="Arial" w:hAnsi="Arial" w:eastAsia="Arial Nova" w:cs="Arial"/>
                <w:color w:val="00B050"/>
              </w:rPr>
              <w:t>Cefazolin</w:t>
            </w:r>
          </w:p>
        </w:tc>
        <w:tc>
          <w:tcPr>
            <w:tcW w:w="4215" w:type="dxa"/>
            <w:tcMar/>
            <w:vAlign w:val="center"/>
            <w:tcPrChange w:author="Karunakaran, Sharon" w:date="2026-01-07T16:08:37.752Z" w:id="256628863">
              <w:tcPr>
                <w:tcW w:w="3076" w:type="dxa"/>
                <w:tcMar/>
                <w:vAlign w:val="center"/>
              </w:tcPr>
            </w:tcPrChange>
          </w:tcPr>
          <w:p w:rsidR="24B230E7" w:rsidP="24B230E7" w:rsidRDefault="24B230E7" w14:paraId="23C0F046" w14:textId="2A397E4D">
            <w:pPr>
              <w:pStyle w:val="Normal"/>
              <w:jc w:val="center"/>
              <w:rPr>
                <w:rFonts w:ascii="Arial" w:hAnsi="Arial" w:eastAsia="Arial Nova" w:cs="Arial"/>
                <w:color w:val="00B050"/>
              </w:rPr>
            </w:pPr>
          </w:p>
        </w:tc>
      </w:tr>
      <w:tr w:rsidRPr="00DA5C73" w:rsidR="00DA5C73" w:rsidTr="24B230E7" w14:paraId="290713D6" w14:textId="77777777">
        <w:trPr>
          <w:trHeight w:val="300"/>
          <w:trPrChange w:author="Karunakaran, Sharon" w:date="2026-01-07T15:00:11.7Z" w16du:dateUtc="2026-01-07T15:00:11.7Z" w:id="1597118411">
            <w:trPr>
              <w:trHeight w:val="300"/>
            </w:trPr>
          </w:trPrChange>
        </w:trPr>
        <w:tc>
          <w:tcPr>
            <w:tcW w:w="1640" w:type="dxa"/>
            <w:vMerge/>
            <w:tcMar/>
          </w:tcPr>
          <w:p w:rsidRPr="00DA5C73" w:rsidR="00F3044F" w:rsidP="004655C5" w:rsidRDefault="00F3044F" w14:paraId="0ADC3610" w14:textId="77777777">
            <w:pPr>
              <w:contextualSpacing/>
              <w:rPr>
                <w:rFonts w:ascii="Arial" w:hAnsi="Arial" w:cs="Arial"/>
                <w:color w:val="00B050"/>
              </w:rPr>
            </w:pPr>
          </w:p>
        </w:tc>
        <w:tc>
          <w:tcPr>
            <w:tcW w:w="4965" w:type="dxa"/>
            <w:tcMar/>
            <w:vAlign w:val="center"/>
            <w:tcPrChange w:author="Karunakaran, Sharon" w:date="2026-01-07T16:08:37.753Z" w:id="1073981397">
              <w:tcPr>
                <w:tcW w:w="3008" w:type="dxa"/>
                <w:tcMar/>
                <w:vAlign w:val="center"/>
              </w:tcPr>
            </w:tcPrChange>
          </w:tcPr>
          <w:p w:rsidRPr="00DA5C73" w:rsidR="00F3044F" w:rsidP="004655C5" w:rsidRDefault="00F3044F" w14:paraId="645A4EE8" w14:textId="0D060F4A">
            <w:pPr>
              <w:contextualSpacing/>
              <w:jc w:val="center"/>
              <w:rPr>
                <w:rFonts w:ascii="Arial" w:hAnsi="Arial" w:eastAsia="Arial Nova" w:cs="Arial"/>
                <w:color w:val="00B050"/>
              </w:rPr>
            </w:pPr>
            <w:r w:rsidRPr="00DA5C73">
              <w:rPr>
                <w:rFonts w:ascii="Arial" w:hAnsi="Arial" w:eastAsia="Arial Nova" w:cs="Arial"/>
                <w:color w:val="00B050"/>
              </w:rPr>
              <w:t>Heart transplant</w:t>
            </w:r>
          </w:p>
        </w:tc>
        <w:tc>
          <w:tcPr>
            <w:tcW w:w="3698" w:type="dxa"/>
            <w:tcMar/>
            <w:vAlign w:val="center"/>
            <w:tcPrChange w:author="Karunakaran, Sharon" w:date="2026-01-07T16:08:37.753Z" w:id="437066310">
              <w:tcPr>
                <w:tcW w:w="3076" w:type="dxa"/>
                <w:tcMar/>
                <w:vAlign w:val="center"/>
              </w:tcPr>
            </w:tcPrChange>
          </w:tcPr>
          <w:p w:rsidRPr="00DA5C73" w:rsidR="00F3044F" w:rsidP="004655C5" w:rsidRDefault="00F3044F" w14:paraId="71342E56" w14:textId="1C8585A3">
            <w:pPr>
              <w:contextualSpacing/>
              <w:jc w:val="center"/>
              <w:rPr>
                <w:rFonts w:ascii="Arial" w:hAnsi="Arial" w:eastAsia="Arial Nova" w:cs="Arial"/>
                <w:color w:val="00B050"/>
              </w:rPr>
            </w:pPr>
            <w:r w:rsidRPr="00DA5C73">
              <w:rPr>
                <w:rFonts w:ascii="Arial" w:hAnsi="Arial" w:eastAsia="Arial Nova" w:cs="Arial"/>
                <w:color w:val="00B050"/>
              </w:rPr>
              <w:t>Cefazolin</w:t>
            </w:r>
          </w:p>
        </w:tc>
        <w:tc>
          <w:tcPr>
            <w:tcW w:w="4215" w:type="dxa"/>
            <w:tcMar/>
            <w:vAlign w:val="center"/>
            <w:tcPrChange w:author="Karunakaran, Sharon" w:date="2026-01-07T16:08:37.753Z" w:id="1404486607">
              <w:tcPr>
                <w:tcW w:w="3076" w:type="dxa"/>
                <w:tcMar/>
                <w:vAlign w:val="center"/>
              </w:tcPr>
            </w:tcPrChange>
          </w:tcPr>
          <w:p w:rsidR="24B230E7" w:rsidP="24B230E7" w:rsidRDefault="24B230E7" w14:paraId="339D1599" w14:textId="08CD2743">
            <w:pPr>
              <w:pStyle w:val="Normal"/>
              <w:jc w:val="center"/>
              <w:rPr>
                <w:rFonts w:ascii="Arial" w:hAnsi="Arial" w:eastAsia="Arial Nova" w:cs="Arial"/>
                <w:color w:val="00B050"/>
              </w:rPr>
            </w:pPr>
          </w:p>
        </w:tc>
      </w:tr>
      <w:tr w:rsidRPr="00DA5C73" w:rsidR="00DA5C73" w:rsidTr="24B230E7" w14:paraId="5B9F732A" w14:textId="77777777">
        <w:trPr>
          <w:trHeight w:val="300"/>
          <w:trPrChange w:author="Karunakaran, Sharon" w:date="2026-01-07T15:00:11.701Z" w16du:dateUtc="2026-01-07T15:00:11.701Z" w:id="1718342316">
            <w:trPr>
              <w:trHeight w:val="300"/>
            </w:trPr>
          </w:trPrChange>
        </w:trPr>
        <w:tc>
          <w:tcPr>
            <w:tcW w:w="1640" w:type="dxa"/>
            <w:vMerge w:val="restart"/>
            <w:tcMar/>
            <w:vAlign w:val="center"/>
            <w:tcPrChange w:author="Karunakaran, Sharon" w:date="2026-01-07T16:08:37.753Z" w:id="206779271">
              <w:tcPr>
                <w:tcW w:w="1640" w:type="dxa"/>
                <w:vMerge w:val="restart"/>
                <w:tcMar/>
                <w:vAlign w:val="center"/>
              </w:tcPr>
            </w:tcPrChange>
          </w:tcPr>
          <w:p w:rsidRPr="00DA5C73" w:rsidR="00F3044F" w:rsidP="004655C5" w:rsidRDefault="00F3044F" w14:paraId="7A2A9C78" w14:textId="256DF472">
            <w:pPr>
              <w:contextualSpacing/>
              <w:jc w:val="center"/>
              <w:rPr>
                <w:rFonts w:ascii="Arial" w:hAnsi="Arial" w:eastAsia="Arial Nova" w:cs="Arial"/>
                <w:b/>
                <w:bCs/>
                <w:color w:val="00B050"/>
              </w:rPr>
            </w:pPr>
            <w:r w:rsidRPr="00DA5C73">
              <w:rPr>
                <w:rFonts w:ascii="Arial" w:hAnsi="Arial" w:eastAsia="Arial Nova" w:cs="Arial"/>
                <w:b/>
                <w:bCs/>
                <w:color w:val="00B050"/>
              </w:rPr>
              <w:t>Cardiac Device</w:t>
            </w:r>
          </w:p>
        </w:tc>
        <w:tc>
          <w:tcPr>
            <w:tcW w:w="4965" w:type="dxa"/>
            <w:tcMar/>
            <w:vAlign w:val="center"/>
            <w:tcPrChange w:author="Karunakaran, Sharon" w:date="2026-01-07T16:08:37.753Z" w:id="1365150207">
              <w:tcPr>
                <w:tcW w:w="3008" w:type="dxa"/>
                <w:tcMar/>
                <w:vAlign w:val="center"/>
              </w:tcPr>
            </w:tcPrChange>
          </w:tcPr>
          <w:p w:rsidRPr="00DA5C73" w:rsidR="00F3044F" w:rsidP="004655C5" w:rsidRDefault="00F3044F" w14:paraId="6EAE6459" w14:textId="3A7D50B3">
            <w:pPr>
              <w:contextualSpacing/>
              <w:jc w:val="center"/>
              <w:rPr>
                <w:rFonts w:ascii="Arial" w:hAnsi="Arial" w:eastAsia="Arial Nova" w:cs="Arial"/>
                <w:color w:val="00B050"/>
              </w:rPr>
            </w:pPr>
            <w:r w:rsidRPr="00DA5C73">
              <w:rPr>
                <w:rFonts w:ascii="Arial" w:hAnsi="Arial" w:eastAsia="Arial Nova" w:cs="Arial"/>
                <w:color w:val="00B050"/>
              </w:rPr>
              <w:t>Pacemaker</w:t>
            </w:r>
          </w:p>
        </w:tc>
        <w:tc>
          <w:tcPr>
            <w:tcW w:w="3698" w:type="dxa"/>
            <w:tcMar/>
            <w:vAlign w:val="center"/>
            <w:tcPrChange w:author="Karunakaran, Sharon" w:date="2026-01-07T16:08:37.753Z" w:id="1726574357">
              <w:tcPr>
                <w:tcW w:w="3076" w:type="dxa"/>
                <w:tcMar/>
                <w:vAlign w:val="center"/>
              </w:tcPr>
            </w:tcPrChange>
          </w:tcPr>
          <w:p w:rsidRPr="00DA5C73" w:rsidR="00F3044F" w:rsidP="004655C5" w:rsidRDefault="00F3044F" w14:paraId="4C1CBCDB" w14:textId="16DF3A66">
            <w:pPr>
              <w:contextualSpacing/>
              <w:jc w:val="center"/>
              <w:rPr>
                <w:rFonts w:ascii="Arial" w:hAnsi="Arial" w:eastAsia="Arial Nova" w:cs="Arial"/>
                <w:color w:val="00B050"/>
              </w:rPr>
            </w:pPr>
            <w:r w:rsidRPr="00DA5C73">
              <w:rPr>
                <w:rFonts w:ascii="Arial" w:hAnsi="Arial" w:eastAsia="Arial Nova" w:cs="Arial"/>
                <w:color w:val="00B050"/>
              </w:rPr>
              <w:t>Cefazolin</w:t>
            </w:r>
          </w:p>
        </w:tc>
        <w:tc>
          <w:tcPr>
            <w:tcW w:w="4215" w:type="dxa"/>
            <w:tcMar/>
            <w:vAlign w:val="center"/>
            <w:tcPrChange w:author="Karunakaran, Sharon" w:date="2026-01-07T16:08:37.753Z" w:id="1811526185">
              <w:tcPr>
                <w:tcW w:w="3076" w:type="dxa"/>
                <w:tcMar/>
                <w:vAlign w:val="center"/>
              </w:tcPr>
            </w:tcPrChange>
          </w:tcPr>
          <w:p w:rsidR="24B230E7" w:rsidP="24B230E7" w:rsidRDefault="24B230E7" w14:paraId="56C8B9D0" w14:textId="335E96A8">
            <w:pPr>
              <w:pStyle w:val="Normal"/>
              <w:jc w:val="center"/>
              <w:rPr>
                <w:rFonts w:ascii="Arial" w:hAnsi="Arial" w:eastAsia="Arial Nova" w:cs="Arial"/>
                <w:color w:val="00B050"/>
              </w:rPr>
            </w:pPr>
          </w:p>
        </w:tc>
      </w:tr>
      <w:tr w:rsidRPr="00DA5C73" w:rsidR="00DA5C73" w:rsidTr="24B230E7" w14:paraId="025B4B7D" w14:textId="77777777">
        <w:trPr>
          <w:trHeight w:val="300"/>
          <w:trPrChange w:author="Karunakaran, Sharon" w:date="2026-01-07T15:00:11.703Z" w16du:dateUtc="2026-01-07T15:00:11.703Z" w:id="704015611">
            <w:trPr>
              <w:trHeight w:val="300"/>
            </w:trPr>
          </w:trPrChange>
        </w:trPr>
        <w:tc>
          <w:tcPr>
            <w:tcW w:w="1640" w:type="dxa"/>
            <w:vMerge/>
            <w:tcMar/>
          </w:tcPr>
          <w:p w:rsidRPr="00DA5C73" w:rsidR="00F3044F" w:rsidP="004655C5" w:rsidRDefault="00F3044F" w14:paraId="60A3F6D2" w14:textId="77777777">
            <w:pPr>
              <w:contextualSpacing/>
              <w:rPr>
                <w:rFonts w:ascii="Arial" w:hAnsi="Arial" w:cs="Arial"/>
                <w:color w:val="00B050"/>
              </w:rPr>
            </w:pPr>
          </w:p>
        </w:tc>
        <w:tc>
          <w:tcPr>
            <w:tcW w:w="4965" w:type="dxa"/>
            <w:tcMar/>
            <w:vAlign w:val="center"/>
            <w:tcPrChange w:author="Karunakaran, Sharon" w:date="2026-01-07T16:08:37.753Z" w:id="519367339">
              <w:tcPr>
                <w:tcW w:w="3008" w:type="dxa"/>
                <w:tcMar/>
                <w:vAlign w:val="center"/>
              </w:tcPr>
            </w:tcPrChange>
          </w:tcPr>
          <w:p w:rsidRPr="00DA5C73" w:rsidR="00F3044F" w:rsidP="004655C5" w:rsidRDefault="00F3044F" w14:paraId="0DD2C9C9" w14:textId="228712B0">
            <w:pPr>
              <w:contextualSpacing/>
              <w:jc w:val="center"/>
              <w:rPr>
                <w:rFonts w:ascii="Arial" w:hAnsi="Arial" w:eastAsia="Arial Nova" w:cs="Arial"/>
                <w:color w:val="00B050"/>
              </w:rPr>
            </w:pPr>
            <w:r w:rsidRPr="00DA5C73">
              <w:rPr>
                <w:rFonts w:ascii="Arial" w:hAnsi="Arial" w:eastAsia="Arial Nova" w:cs="Arial"/>
                <w:color w:val="00B050"/>
              </w:rPr>
              <w:t>VAD</w:t>
            </w:r>
          </w:p>
        </w:tc>
        <w:tc>
          <w:tcPr>
            <w:tcW w:w="3698" w:type="dxa"/>
            <w:tcMar/>
            <w:vAlign w:val="center"/>
            <w:tcPrChange w:author="Karunakaran, Sharon" w:date="2026-01-07T16:08:37.753Z" w:id="1425929221">
              <w:tcPr>
                <w:tcW w:w="3076" w:type="dxa"/>
                <w:tcMar/>
                <w:vAlign w:val="center"/>
              </w:tcPr>
            </w:tcPrChange>
          </w:tcPr>
          <w:p w:rsidRPr="00DA5C73" w:rsidR="00F3044F" w:rsidP="004655C5" w:rsidRDefault="00F3044F" w14:paraId="232CF806" w14:textId="26AD335A">
            <w:pPr>
              <w:contextualSpacing/>
              <w:jc w:val="center"/>
              <w:rPr>
                <w:rFonts w:ascii="Arial" w:hAnsi="Arial" w:eastAsia="Arial Nova" w:cs="Arial"/>
                <w:color w:val="00B050"/>
              </w:rPr>
            </w:pPr>
            <w:r w:rsidRPr="00DA5C73">
              <w:rPr>
                <w:rFonts w:ascii="Arial" w:hAnsi="Arial" w:eastAsia="Arial Nova" w:cs="Arial"/>
                <w:color w:val="00B050"/>
              </w:rPr>
              <w:t>Cefazolin</w:t>
            </w:r>
          </w:p>
        </w:tc>
        <w:tc>
          <w:tcPr>
            <w:tcW w:w="4215" w:type="dxa"/>
            <w:tcMar/>
            <w:vAlign w:val="center"/>
            <w:tcPrChange w:author="Karunakaran, Sharon" w:date="2026-01-07T16:08:37.754Z" w:id="950712604">
              <w:tcPr>
                <w:tcW w:w="3076" w:type="dxa"/>
                <w:tcMar/>
                <w:vAlign w:val="center"/>
              </w:tcPr>
            </w:tcPrChange>
          </w:tcPr>
          <w:p w:rsidR="24B230E7" w:rsidP="24B230E7" w:rsidRDefault="24B230E7" w14:paraId="6C0F04D1" w14:textId="02F478B3">
            <w:pPr>
              <w:pStyle w:val="Normal"/>
              <w:jc w:val="center"/>
              <w:rPr>
                <w:rFonts w:ascii="Arial" w:hAnsi="Arial" w:eastAsia="Arial Nova" w:cs="Arial"/>
                <w:color w:val="00B050"/>
              </w:rPr>
            </w:pPr>
          </w:p>
        </w:tc>
      </w:tr>
      <w:tr w:rsidRPr="00DA5C73" w:rsidR="00DA5C73" w:rsidTr="24B230E7" w14:paraId="444CF13B" w14:textId="77777777">
        <w:trPr>
          <w:trHeight w:val="300"/>
          <w:trPrChange w:author="Karunakaran, Sharon" w:date="2026-01-07T15:00:11.704Z" w16du:dateUtc="2026-01-07T15:00:11.704Z" w:id="1637718541">
            <w:trPr>
              <w:trHeight w:val="300"/>
            </w:trPr>
          </w:trPrChange>
        </w:trPr>
        <w:tc>
          <w:tcPr>
            <w:tcW w:w="6605" w:type="dxa"/>
            <w:gridSpan w:val="2"/>
            <w:tcMar/>
            <w:vAlign w:val="center"/>
            <w:tcPrChange w:author="Karunakaran, Sharon" w:date="2026-01-07T16:08:37.754Z" w:id="1696402300">
              <w:tcPr>
                <w:tcW w:w="4648" w:type="dxa"/>
                <w:gridSpan w:val="2"/>
                <w:tcMar/>
                <w:vAlign w:val="center"/>
              </w:tcPr>
            </w:tcPrChange>
          </w:tcPr>
          <w:p w:rsidRPr="00DA5C73" w:rsidR="00F3044F" w:rsidP="004655C5" w:rsidRDefault="00F3044F" w14:paraId="414F4E03" w14:textId="655EE8FD">
            <w:pPr>
              <w:contextualSpacing/>
              <w:jc w:val="center"/>
              <w:rPr>
                <w:rFonts w:ascii="Arial" w:hAnsi="Arial" w:eastAsia="Arial Nova" w:cs="Arial"/>
                <w:b/>
                <w:bCs/>
                <w:color w:val="00B050"/>
              </w:rPr>
            </w:pPr>
            <w:r w:rsidRPr="00DA5C73">
              <w:rPr>
                <w:rFonts w:ascii="Arial" w:hAnsi="Arial" w:eastAsia="Arial Nova" w:cs="Arial"/>
                <w:b/>
                <w:bCs/>
                <w:color w:val="00B050"/>
              </w:rPr>
              <w:t>Video-assisted Thoracoscopy</w:t>
            </w:r>
          </w:p>
        </w:tc>
        <w:tc>
          <w:tcPr>
            <w:tcW w:w="3698" w:type="dxa"/>
            <w:tcMar/>
            <w:vAlign w:val="center"/>
            <w:tcPrChange w:author="Karunakaran, Sharon" w:date="2026-01-07T16:08:37.754Z" w:id="1210508537">
              <w:tcPr>
                <w:tcW w:w="3076" w:type="dxa"/>
                <w:tcMar/>
                <w:vAlign w:val="center"/>
              </w:tcPr>
            </w:tcPrChange>
          </w:tcPr>
          <w:p w:rsidRPr="00DA5C73" w:rsidR="00F3044F" w:rsidP="004655C5" w:rsidRDefault="00F3044F" w14:paraId="5931EA94" w14:textId="25C46653">
            <w:pPr>
              <w:spacing w:line="259" w:lineRule="auto"/>
              <w:contextualSpacing/>
              <w:jc w:val="center"/>
              <w:rPr>
                <w:rFonts w:ascii="Arial" w:hAnsi="Arial" w:eastAsia="Arial Nova" w:cs="Arial"/>
                <w:color w:val="00B050"/>
              </w:rPr>
            </w:pPr>
            <w:r w:rsidRPr="00DA5C73">
              <w:rPr>
                <w:rFonts w:ascii="Arial" w:hAnsi="Arial" w:eastAsia="Arial Nova" w:cs="Arial"/>
                <w:color w:val="00B050"/>
              </w:rPr>
              <w:t>Cefazolin</w:t>
            </w:r>
          </w:p>
        </w:tc>
        <w:tc>
          <w:tcPr>
            <w:tcW w:w="4215" w:type="dxa"/>
            <w:tcMar/>
            <w:vAlign w:val="center"/>
            <w:tcPrChange w:author="Karunakaran, Sharon" w:date="2026-01-07T16:08:37.754Z" w:id="651747451">
              <w:tcPr>
                <w:tcW w:w="3076" w:type="dxa"/>
                <w:tcMar/>
                <w:vAlign w:val="center"/>
              </w:tcPr>
            </w:tcPrChange>
          </w:tcPr>
          <w:p w:rsidR="24B230E7" w:rsidP="24B230E7" w:rsidRDefault="24B230E7" w14:paraId="106875C9" w14:textId="7F1F3133">
            <w:pPr>
              <w:pStyle w:val="Normal"/>
              <w:spacing w:line="259" w:lineRule="auto"/>
              <w:jc w:val="center"/>
              <w:rPr>
                <w:rFonts w:ascii="Arial" w:hAnsi="Arial" w:eastAsia="Arial Nova" w:cs="Arial"/>
                <w:color w:val="00B050"/>
              </w:rPr>
            </w:pPr>
          </w:p>
        </w:tc>
      </w:tr>
      <w:tr w:rsidRPr="00DA5C73" w:rsidR="00DA5C73" w:rsidTr="24B230E7" w14:paraId="30D047EE" w14:textId="77777777">
        <w:trPr>
          <w:trHeight w:val="300"/>
          <w:trPrChange w:author="Karunakaran, Sharon" w:date="2026-01-07T15:00:11.705Z" w16du:dateUtc="2026-01-07T15:00:11.705Z" w:id="333845722">
            <w:trPr>
              <w:trHeight w:val="300"/>
            </w:trPr>
          </w:trPrChange>
        </w:trPr>
        <w:tc>
          <w:tcPr>
            <w:tcW w:w="6605" w:type="dxa"/>
            <w:gridSpan w:val="2"/>
            <w:tcMar/>
            <w:vAlign w:val="center"/>
            <w:tcPrChange w:author="Karunakaran, Sharon" w:date="2026-01-07T16:08:37.754Z" w:id="1259413730">
              <w:tcPr>
                <w:tcW w:w="4648" w:type="dxa"/>
                <w:gridSpan w:val="2"/>
                <w:tcMar/>
                <w:vAlign w:val="center"/>
              </w:tcPr>
            </w:tcPrChange>
          </w:tcPr>
          <w:p w:rsidRPr="00DA5C73" w:rsidR="00F3044F" w:rsidP="004655C5" w:rsidRDefault="00F3044F" w14:paraId="7E3E0A55" w14:textId="6B358676">
            <w:pPr>
              <w:contextualSpacing/>
              <w:jc w:val="center"/>
              <w:rPr>
                <w:rFonts w:ascii="Arial" w:hAnsi="Arial" w:eastAsia="Arial Nova" w:cs="Arial"/>
                <w:b/>
                <w:bCs/>
                <w:color w:val="00B050"/>
              </w:rPr>
            </w:pPr>
            <w:r w:rsidRPr="00DA5C73">
              <w:rPr>
                <w:rFonts w:ascii="Arial" w:hAnsi="Arial" w:eastAsia="Arial Nova" w:cs="Arial"/>
                <w:b/>
                <w:bCs/>
                <w:color w:val="00B050"/>
              </w:rPr>
              <w:t>Thoracic, non-cardiac/vascular</w:t>
            </w:r>
          </w:p>
        </w:tc>
        <w:tc>
          <w:tcPr>
            <w:tcW w:w="3698" w:type="dxa"/>
            <w:tcMar/>
            <w:vAlign w:val="center"/>
            <w:tcPrChange w:author="Karunakaran, Sharon" w:date="2026-01-07T16:08:37.754Z" w:id="1653779207">
              <w:tcPr>
                <w:tcW w:w="3076" w:type="dxa"/>
                <w:tcMar/>
                <w:vAlign w:val="center"/>
              </w:tcPr>
            </w:tcPrChange>
          </w:tcPr>
          <w:p w:rsidRPr="00DA5C73" w:rsidR="00F3044F" w:rsidP="004655C5" w:rsidRDefault="00F3044F" w14:paraId="1128FEEC" w14:textId="70313131">
            <w:pPr>
              <w:contextualSpacing/>
              <w:jc w:val="center"/>
              <w:rPr>
                <w:rFonts w:ascii="Arial" w:hAnsi="Arial" w:eastAsia="Arial Nova" w:cs="Arial"/>
                <w:color w:val="00B050"/>
              </w:rPr>
            </w:pPr>
            <w:r w:rsidRPr="00DA5C73">
              <w:rPr>
                <w:rFonts w:ascii="Arial" w:hAnsi="Arial" w:eastAsia="Arial Nova" w:cs="Arial"/>
                <w:color w:val="00B050"/>
              </w:rPr>
              <w:t>Cefazolin</w:t>
            </w:r>
          </w:p>
        </w:tc>
        <w:tc>
          <w:tcPr>
            <w:tcW w:w="4215" w:type="dxa"/>
            <w:tcMar/>
            <w:vAlign w:val="center"/>
            <w:tcPrChange w:author="Karunakaran, Sharon" w:date="2026-01-07T16:08:37.754Z" w:id="425361567">
              <w:tcPr>
                <w:tcW w:w="3076" w:type="dxa"/>
                <w:tcMar/>
                <w:vAlign w:val="center"/>
              </w:tcPr>
            </w:tcPrChange>
          </w:tcPr>
          <w:p w:rsidR="24B230E7" w:rsidP="24B230E7" w:rsidRDefault="24B230E7" w14:paraId="1A9C8C51" w14:textId="596A401C">
            <w:pPr>
              <w:pStyle w:val="Normal"/>
              <w:jc w:val="center"/>
              <w:rPr>
                <w:rFonts w:ascii="Arial" w:hAnsi="Arial" w:eastAsia="Arial Nova" w:cs="Arial"/>
                <w:color w:val="00B050"/>
              </w:rPr>
            </w:pPr>
          </w:p>
        </w:tc>
      </w:tr>
    </w:tbl>
    <w:p w:rsidRPr="0039749F" w:rsidR="543FBAE5" w:rsidP="004655C5" w:rsidRDefault="543FBAE5" w14:paraId="17D4F0E4" w14:textId="2DEDC8C9">
      <w:pPr>
        <w:contextualSpacing/>
        <w:rPr>
          <w:rFonts w:ascii="Arial" w:hAnsi="Arial" w:cs="Arial"/>
        </w:rPr>
      </w:pPr>
    </w:p>
    <w:p w:rsidR="24B230E7" w:rsidP="24B230E7" w:rsidRDefault="24B230E7" w14:paraId="3B266941" w14:textId="5FEF7877">
      <w:pPr>
        <w:spacing/>
        <w:contextualSpacing w:val="1"/>
        <w:rPr>
          <w:ins w:author="Karunakaran, Sharon" w:date="2026-01-07T16:22:23.343Z" w16du:dateUtc="2026-01-07T16:22:23.343Z" w:id="1009113115"/>
          <w:rFonts w:ascii="Arial" w:hAnsi="Arial" w:eastAsia="Arial Nova" w:cs="Arial"/>
          <w:b w:val="1"/>
          <w:bCs w:val="1"/>
          <w:sz w:val="28"/>
          <w:szCs w:val="28"/>
          <w:u w:val="single"/>
        </w:rPr>
      </w:pPr>
    </w:p>
    <w:p w:rsidR="24B230E7" w:rsidP="24B230E7" w:rsidRDefault="24B230E7" w14:paraId="33C3ECCD" w14:textId="02D6D9B5">
      <w:pPr>
        <w:spacing/>
        <w:contextualSpacing w:val="1"/>
        <w:rPr>
          <w:ins w:author="Karunakaran, Sharon" w:date="2026-01-07T16:22:23.88Z" w16du:dateUtc="2026-01-07T16:22:23.88Z" w:id="651121522"/>
          <w:rFonts w:ascii="Arial" w:hAnsi="Arial" w:eastAsia="Arial Nova" w:cs="Arial"/>
          <w:b w:val="1"/>
          <w:bCs w:val="1"/>
          <w:sz w:val="28"/>
          <w:szCs w:val="28"/>
          <w:u w:val="single"/>
        </w:rPr>
      </w:pPr>
    </w:p>
    <w:p w:rsidRPr="0039749F" w:rsidR="79F860F5" w:rsidP="004655C5" w:rsidRDefault="79F860F5" w14:paraId="2165E8BC" w14:textId="6006CF59">
      <w:pPr>
        <w:contextualSpacing/>
        <w:rPr>
          <w:rFonts w:ascii="Arial" w:hAnsi="Arial" w:eastAsia="Arial Nova" w:cs="Arial"/>
          <w:b/>
          <w:bCs/>
          <w:sz w:val="28"/>
          <w:szCs w:val="28"/>
          <w:u w:val="single"/>
        </w:rPr>
      </w:pPr>
      <w:r w:rsidRPr="0039749F">
        <w:rPr>
          <w:rFonts w:ascii="Arial" w:hAnsi="Arial" w:eastAsia="Arial Nova" w:cs="Arial"/>
          <w:b/>
          <w:bCs/>
          <w:sz w:val="28"/>
          <w:szCs w:val="28"/>
          <w:u w:val="single"/>
        </w:rPr>
        <w:t>Neurosurgery</w:t>
      </w:r>
    </w:p>
    <w:p w:rsidRPr="0039749F" w:rsidR="2488B8F9" w:rsidP="004655C5" w:rsidRDefault="2488B8F9" w14:paraId="39861A6B" w14:textId="6EDF83FC">
      <w:pPr>
        <w:contextualSpacing/>
        <w:rPr>
          <w:rFonts w:ascii="Arial" w:hAnsi="Arial" w:eastAsia="Arial Nova" w:cs="Arial"/>
        </w:rPr>
      </w:pPr>
    </w:p>
    <w:tbl>
      <w:tblPr>
        <w:tblStyle w:val="TableGrid"/>
        <w:tblW w:w="14517" w:type="dxa"/>
        <w:tblLayout w:type="fixed"/>
        <w:tblLook w:val="06A0" w:firstRow="1" w:lastRow="0" w:firstColumn="1" w:lastColumn="0" w:noHBand="1" w:noVBand="1"/>
        <w:tblPrChange w:author="Karunakaran, Sharon" w:date="2026-01-07T16:08:34.083Z" w16du:dateUtc="2026-01-07T16:08:34.083Z" w:id="130369835">
          <w:tblPr>
            <w:tblStyle w:val="TableGrid"/>
            <w:tblW w:w="8815" w:type="dxa"/>
            <w:tblLook w:val="06A0" w:firstRow="1" w:lastRow="0" w:firstColumn="1" w:lastColumn="0" w:noHBand="1" w:noVBand="1"/>
          </w:tblPr>
        </w:tblPrChange>
      </w:tblPr>
      <w:tblGrid>
        <w:gridCol w:w="2088"/>
        <w:gridCol w:w="3915"/>
        <w:gridCol w:w="4179"/>
        <w:gridCol w:w="4335"/>
        <w:tblGridChange w:id="117232092">
          <w:tblGrid>
            <w:gridCol w:w="2088"/>
            <w:gridCol w:w="1044"/>
            <w:gridCol w:w="5634"/>
            <w:gridCol w:w="5634"/>
          </w:tblGrid>
        </w:tblGridChange>
      </w:tblGrid>
      <w:tr w:rsidRPr="0039749F" w:rsidR="00C5457D" w:rsidTr="24B230E7" w14:paraId="310853AC" w14:textId="77777777">
        <w:trPr>
          <w:trHeight w:val="330"/>
          <w:trPrChange w:author="Karunakaran, Sharon" w:date="2026-01-07T15:01:19.854Z" w16du:dateUtc="2026-01-07T15:01:19.854Z" w:id="856083078">
            <w:trPr>
              <w:trHeight w:val="330"/>
            </w:trPr>
          </w:trPrChange>
        </w:trPr>
        <w:tc>
          <w:tcPr>
            <w:tcW w:w="6003" w:type="dxa"/>
            <w:gridSpan w:val="2"/>
            <w:tcMar/>
            <w:tcPrChange w:author="Karunakaran, Sharon" w:date="2026-01-07T16:08:34.083Z" w:id="2089774957">
              <w:tcPr>
                <w:tcW w:w="3132" w:type="dxa"/>
                <w:gridSpan w:val="2"/>
                <w:tcMar/>
              </w:tcPr>
            </w:tcPrChange>
          </w:tcPr>
          <w:p w:rsidRPr="0039749F" w:rsidR="00C5457D" w:rsidP="004655C5" w:rsidRDefault="00C5457D" w14:paraId="658C7164" w14:textId="5599390B">
            <w:pPr>
              <w:contextualSpacing/>
              <w:rPr>
                <w:rFonts w:ascii="Arial" w:hAnsi="Arial" w:eastAsia="Arial Nova" w:cs="Arial"/>
                <w:b/>
                <w:bCs/>
              </w:rPr>
            </w:pPr>
            <w:r w:rsidRPr="0039749F">
              <w:rPr>
                <w:rFonts w:ascii="Arial" w:hAnsi="Arial" w:eastAsia="Arial Nova" w:cs="Arial"/>
                <w:b/>
                <w:bCs/>
              </w:rPr>
              <w:t>Procedure</w:t>
            </w:r>
          </w:p>
        </w:tc>
        <w:tc>
          <w:tcPr>
            <w:tcW w:w="4179" w:type="dxa"/>
            <w:tcMar/>
            <w:tcPrChange w:author="Karunakaran, Sharon" w:date="2026-01-07T16:08:34.083Z" w:id="1259605763">
              <w:tcPr>
                <w:tcW w:w="5634" w:type="dxa"/>
                <w:tcMar/>
              </w:tcPr>
            </w:tcPrChange>
          </w:tcPr>
          <w:p w:rsidRPr="0039749F" w:rsidR="00C5457D" w:rsidP="24B230E7" w:rsidRDefault="00C5457D" w14:paraId="46DFD759" w14:textId="39112053">
            <w:pPr>
              <w:contextualSpacing/>
              <w:rPr>
                <w:ins w:author="Karunakaran, Sharon" w:date="2026-01-07T15:01:52.806Z" w16du:dateUtc="2026-01-07T15:01:52.806Z" w:id="1188900812"/>
                <w:rFonts w:ascii="Arial" w:hAnsi="Arial" w:eastAsia="Arial Nova" w:cs="Arial"/>
                <w:b w:val="1"/>
                <w:bCs w:val="1"/>
              </w:rPr>
            </w:pPr>
            <w:r w:rsidRPr="24B230E7" w:rsidR="00C5457D">
              <w:rPr>
                <w:rFonts w:ascii="Arial" w:hAnsi="Arial" w:eastAsia="Arial Nova" w:cs="Arial"/>
                <w:b w:val="1"/>
                <w:bCs w:val="1"/>
              </w:rPr>
              <w:t>Agent</w:t>
            </w:r>
          </w:p>
          <w:p w:rsidRPr="0039749F" w:rsidR="00C5457D" w:rsidP="24B230E7" w:rsidRDefault="00C5457D" w14:paraId="1A843431" w14:textId="7BE368EF">
            <w:pPr>
              <w:pStyle w:val="Normal"/>
              <w:contextualSpacing/>
              <w:rPr>
                <w:ins w:author="Karunakaran, Sharon" w:date="2026-01-07T15:01:52.806Z" w16du:dateUtc="2026-01-07T15:01:52.806Z" w:id="1682022604"/>
                <w:rFonts w:ascii="Arial" w:hAnsi="Arial" w:eastAsia="Arial Nova" w:cs="Arial"/>
                <w:b w:val="1"/>
                <w:bCs w:val="1"/>
              </w:rPr>
            </w:pPr>
          </w:p>
          <w:p w:rsidRPr="0039749F" w:rsidR="00C5457D" w:rsidP="24B230E7" w:rsidRDefault="00C5457D" w14:paraId="31109DA3" w14:textId="33299C1B">
            <w:pPr>
              <w:spacing/>
              <w:contextualSpacing w:val="1"/>
              <w:rPr>
                <w:rFonts w:ascii="Arial" w:hAnsi="Arial" w:eastAsia="Arial Nova" w:cs="Arial"/>
                <w:b w:val="1"/>
                <w:bCs w:val="1"/>
              </w:rPr>
            </w:pPr>
          </w:p>
        </w:tc>
        <w:tc>
          <w:tcPr>
            <w:tcW w:w="4335" w:type="dxa"/>
            <w:tcMar/>
            <w:tcPrChange w:author="Karunakaran, Sharon" w:date="2026-01-07T16:08:34.084Z" w:id="1522965424">
              <w:tcPr>
                <w:tcW w:w="5634" w:type="dxa"/>
                <w:tcMar/>
              </w:tcPr>
            </w:tcPrChange>
          </w:tcPr>
          <w:p w:rsidR="3F8F009F" w:rsidP="24B230E7" w:rsidRDefault="3F8F009F" w14:paraId="11C629D3" w14:textId="77E4E7DB">
            <w:pPr>
              <w:pStyle w:val="Normal"/>
              <w:rPr>
                <w:rFonts w:ascii="Arial" w:hAnsi="Arial" w:eastAsia="Arial Nova" w:cs="Arial"/>
                <w:b w:val="1"/>
                <w:bCs w:val="1"/>
                <w:color w:val="00B050"/>
              </w:rPr>
            </w:pPr>
            <w:ins w:author="Karunakaran, Sharon" w:date="2026-01-07T15:01:16.993Z" w:id="1891340818">
              <w:r w:rsidRPr="24B230E7" w:rsidR="3F8F009F">
                <w:rPr>
                  <w:rFonts w:ascii="Arial" w:hAnsi="Arial" w:eastAsia="Arial Nova" w:cs="Arial"/>
                  <w:b w:val="1"/>
                  <w:bCs w:val="1"/>
                  <w:color w:val="00B050"/>
                </w:rPr>
                <w:t>Post op duration</w:t>
              </w:r>
            </w:ins>
          </w:p>
        </w:tc>
      </w:tr>
      <w:tr w:rsidRPr="0039749F" w:rsidR="00C5457D" w:rsidTr="24B230E7" w14:paraId="2640FF44" w14:textId="77777777">
        <w:trPr>
          <w:trHeight w:val="300"/>
          <w:trPrChange w:author="Karunakaran, Sharon" w:date="2026-01-07T15:01:19.855Z" w16du:dateUtc="2026-01-07T15:01:19.855Z" w:id="1988944679">
            <w:trPr>
              <w:trHeight w:val="300"/>
            </w:trPr>
          </w:trPrChange>
        </w:trPr>
        <w:tc>
          <w:tcPr>
            <w:tcW w:w="6003" w:type="dxa"/>
            <w:gridSpan w:val="2"/>
            <w:tcMar/>
            <w:vAlign w:val="center"/>
            <w:tcPrChange w:author="Karunakaran, Sharon" w:date="2026-01-07T16:08:34.084Z" w:id="585911995">
              <w:tcPr>
                <w:tcW w:w="3132" w:type="dxa"/>
                <w:gridSpan w:val="2"/>
                <w:tcMar/>
                <w:vAlign w:val="center"/>
              </w:tcPr>
            </w:tcPrChange>
          </w:tcPr>
          <w:p w:rsidRPr="0039749F" w:rsidR="00C5457D" w:rsidP="004655C5" w:rsidRDefault="00C5457D" w14:paraId="79E634F0" w14:textId="48EF616A">
            <w:pPr>
              <w:contextualSpacing/>
              <w:jc w:val="center"/>
              <w:rPr>
                <w:rFonts w:ascii="Arial" w:hAnsi="Arial" w:eastAsia="Arial Nova" w:cs="Arial"/>
                <w:b/>
                <w:bCs/>
              </w:rPr>
            </w:pPr>
            <w:r w:rsidRPr="0039749F">
              <w:rPr>
                <w:rFonts w:ascii="Arial" w:hAnsi="Arial" w:eastAsia="Arial Nova" w:cs="Arial"/>
                <w:b/>
                <w:bCs/>
              </w:rPr>
              <w:t>Craniotomy</w:t>
            </w:r>
          </w:p>
        </w:tc>
        <w:tc>
          <w:tcPr>
            <w:tcW w:w="4179" w:type="dxa"/>
            <w:tcMar/>
            <w:vAlign w:val="center"/>
            <w:tcPrChange w:author="Karunakaran, Sharon" w:date="2026-01-07T16:08:34.084Z" w:id="57014194">
              <w:tcPr>
                <w:tcW w:w="5634" w:type="dxa"/>
                <w:tcMar/>
                <w:vAlign w:val="center"/>
              </w:tcPr>
            </w:tcPrChange>
          </w:tcPr>
          <w:p w:rsidRPr="0039749F" w:rsidR="00C5457D" w:rsidP="004655C5" w:rsidRDefault="00C5457D" w14:paraId="3093028C" w14:textId="517C0CF2">
            <w:pPr>
              <w:contextualSpacing/>
              <w:jc w:val="center"/>
              <w:rPr>
                <w:rFonts w:ascii="Arial" w:hAnsi="Arial" w:eastAsia="Arial Nova" w:cs="Arial"/>
              </w:rPr>
            </w:pPr>
            <w:r w:rsidRPr="0039749F">
              <w:rPr>
                <w:rFonts w:ascii="Arial" w:hAnsi="Arial" w:eastAsia="Arial Nova" w:cs="Arial"/>
              </w:rPr>
              <w:t>Cefazolin</w:t>
            </w:r>
          </w:p>
        </w:tc>
        <w:tc>
          <w:tcPr>
            <w:tcW w:w="4335" w:type="dxa"/>
            <w:tcMar/>
            <w:vAlign w:val="center"/>
            <w:tcPrChange w:author="Karunakaran, Sharon" w:date="2026-01-07T16:08:34.084Z" w:id="1871792072">
              <w:tcPr>
                <w:tcW w:w="5634" w:type="dxa"/>
                <w:tcMar/>
                <w:vAlign w:val="center"/>
              </w:tcPr>
            </w:tcPrChange>
          </w:tcPr>
          <w:p w:rsidR="24B230E7" w:rsidP="24B230E7" w:rsidRDefault="24B230E7" w14:paraId="0FF3B1BE" w14:textId="5878EC79">
            <w:pPr>
              <w:pStyle w:val="Normal"/>
              <w:jc w:val="center"/>
              <w:rPr>
                <w:rFonts w:ascii="Arial" w:hAnsi="Arial" w:eastAsia="Arial Nova" w:cs="Arial"/>
              </w:rPr>
            </w:pPr>
          </w:p>
        </w:tc>
      </w:tr>
      <w:tr w:rsidRPr="0039749F" w:rsidR="00C5457D" w:rsidTr="24B230E7" w14:paraId="04BCB710" w14:textId="77777777">
        <w:trPr>
          <w:trHeight w:val="300"/>
          <w:trPrChange w:author="Karunakaran, Sharon" w:date="2026-01-07T15:01:19.856Z" w16du:dateUtc="2026-01-07T15:01:19.856Z" w:id="1400150386">
            <w:trPr>
              <w:trHeight w:val="300"/>
            </w:trPr>
          </w:trPrChange>
        </w:trPr>
        <w:tc>
          <w:tcPr>
            <w:tcW w:w="6003" w:type="dxa"/>
            <w:gridSpan w:val="2"/>
            <w:tcMar/>
            <w:vAlign w:val="center"/>
            <w:tcPrChange w:author="Karunakaran, Sharon" w:date="2026-01-07T16:08:34.084Z" w:id="1933005944">
              <w:tcPr>
                <w:tcW w:w="3132" w:type="dxa"/>
                <w:gridSpan w:val="2"/>
                <w:tcMar/>
                <w:vAlign w:val="center"/>
              </w:tcPr>
            </w:tcPrChange>
          </w:tcPr>
          <w:p w:rsidRPr="0039749F" w:rsidR="00C5457D" w:rsidP="004655C5" w:rsidRDefault="00C5457D" w14:paraId="17A11875" w14:textId="75D455CD">
            <w:pPr>
              <w:contextualSpacing/>
              <w:jc w:val="center"/>
              <w:rPr>
                <w:rFonts w:ascii="Arial" w:hAnsi="Arial" w:eastAsia="Arial Nova" w:cs="Arial"/>
                <w:b/>
                <w:bCs/>
              </w:rPr>
            </w:pPr>
            <w:r w:rsidRPr="0039749F">
              <w:rPr>
                <w:rFonts w:ascii="Arial" w:hAnsi="Arial" w:eastAsia="Arial Nova" w:cs="Arial"/>
                <w:b/>
                <w:bCs/>
              </w:rPr>
              <w:t>Craniectomy</w:t>
            </w:r>
          </w:p>
        </w:tc>
        <w:tc>
          <w:tcPr>
            <w:tcW w:w="4179" w:type="dxa"/>
            <w:tcMar/>
            <w:vAlign w:val="center"/>
            <w:tcPrChange w:author="Karunakaran, Sharon" w:date="2026-01-07T16:08:34.084Z" w:id="1985171639">
              <w:tcPr>
                <w:tcW w:w="5634" w:type="dxa"/>
                <w:tcMar/>
                <w:vAlign w:val="center"/>
              </w:tcPr>
            </w:tcPrChange>
          </w:tcPr>
          <w:p w:rsidRPr="0039749F" w:rsidR="00C5457D" w:rsidP="004655C5" w:rsidRDefault="00C5457D" w14:paraId="1766480F" w14:textId="33A544AF">
            <w:pPr>
              <w:contextualSpacing/>
              <w:jc w:val="center"/>
              <w:rPr>
                <w:rFonts w:ascii="Arial" w:hAnsi="Arial" w:eastAsia="Arial Nova" w:cs="Arial"/>
              </w:rPr>
            </w:pPr>
            <w:r w:rsidRPr="0039749F">
              <w:rPr>
                <w:rFonts w:ascii="Arial" w:hAnsi="Arial" w:eastAsia="Arial Nova" w:cs="Arial"/>
              </w:rPr>
              <w:t>Cefazolin</w:t>
            </w:r>
          </w:p>
        </w:tc>
        <w:tc>
          <w:tcPr>
            <w:tcW w:w="4335" w:type="dxa"/>
            <w:tcMar/>
            <w:vAlign w:val="center"/>
            <w:tcPrChange w:author="Karunakaran, Sharon" w:date="2026-01-07T16:08:34.084Z" w:id="31479413">
              <w:tcPr>
                <w:tcW w:w="5634" w:type="dxa"/>
                <w:tcMar/>
                <w:vAlign w:val="center"/>
              </w:tcPr>
            </w:tcPrChange>
          </w:tcPr>
          <w:p w:rsidR="24B230E7" w:rsidP="24B230E7" w:rsidRDefault="24B230E7" w14:paraId="63D3C1B6" w14:textId="3579D56C">
            <w:pPr>
              <w:pStyle w:val="Normal"/>
              <w:jc w:val="center"/>
              <w:rPr>
                <w:rFonts w:ascii="Arial" w:hAnsi="Arial" w:eastAsia="Arial Nova" w:cs="Arial"/>
              </w:rPr>
            </w:pPr>
          </w:p>
        </w:tc>
      </w:tr>
      <w:tr w:rsidRPr="0039749F" w:rsidR="00C5457D" w:rsidTr="24B230E7" w14:paraId="57FD67EA" w14:textId="77777777">
        <w:trPr>
          <w:trHeight w:val="300"/>
          <w:trPrChange w:author="Karunakaran, Sharon" w:date="2026-01-07T15:01:19.857Z" w16du:dateUtc="2026-01-07T15:01:19.857Z" w:id="1387369894">
            <w:trPr>
              <w:trHeight w:val="300"/>
            </w:trPr>
          </w:trPrChange>
        </w:trPr>
        <w:tc>
          <w:tcPr>
            <w:tcW w:w="6003" w:type="dxa"/>
            <w:gridSpan w:val="2"/>
            <w:tcMar/>
            <w:vAlign w:val="center"/>
            <w:tcPrChange w:author="Karunakaran, Sharon" w:date="2026-01-07T16:08:34.084Z" w:id="471931895">
              <w:tcPr>
                <w:tcW w:w="3132" w:type="dxa"/>
                <w:gridSpan w:val="2"/>
                <w:tcMar/>
                <w:vAlign w:val="center"/>
              </w:tcPr>
            </w:tcPrChange>
          </w:tcPr>
          <w:p w:rsidRPr="0039749F" w:rsidR="00C5457D" w:rsidP="004655C5" w:rsidRDefault="00C5457D" w14:paraId="15E7A6A2" w14:textId="370CC2B7">
            <w:pPr>
              <w:contextualSpacing/>
              <w:jc w:val="center"/>
              <w:rPr>
                <w:rFonts w:ascii="Arial" w:hAnsi="Arial" w:eastAsia="Arial Nova" w:cs="Arial"/>
                <w:b/>
                <w:bCs/>
              </w:rPr>
            </w:pPr>
            <w:r w:rsidRPr="0039749F">
              <w:rPr>
                <w:rFonts w:ascii="Arial" w:hAnsi="Arial" w:eastAsia="Arial Nova" w:cs="Arial"/>
                <w:b/>
                <w:bCs/>
              </w:rPr>
              <w:t>CSF Shunt Placement</w:t>
            </w:r>
          </w:p>
        </w:tc>
        <w:tc>
          <w:tcPr>
            <w:tcW w:w="4179" w:type="dxa"/>
            <w:tcMar/>
            <w:vAlign w:val="center"/>
            <w:tcPrChange w:author="Karunakaran, Sharon" w:date="2026-01-07T16:08:34.084Z" w:id="283771593">
              <w:tcPr>
                <w:tcW w:w="5634" w:type="dxa"/>
                <w:tcMar/>
                <w:vAlign w:val="center"/>
              </w:tcPr>
            </w:tcPrChange>
          </w:tcPr>
          <w:p w:rsidRPr="0039749F" w:rsidR="00C5457D" w:rsidP="004655C5" w:rsidRDefault="00C5457D" w14:paraId="5C2EF4C5" w14:textId="678C8EA3">
            <w:pPr>
              <w:contextualSpacing/>
              <w:jc w:val="center"/>
              <w:rPr>
                <w:rFonts w:ascii="Arial" w:hAnsi="Arial" w:eastAsia="Arial Nova" w:cs="Arial"/>
              </w:rPr>
            </w:pPr>
            <w:r w:rsidRPr="0039749F">
              <w:rPr>
                <w:rFonts w:ascii="Arial" w:hAnsi="Arial" w:eastAsia="Arial Nova" w:cs="Arial"/>
              </w:rPr>
              <w:t>Cefazolin</w:t>
            </w:r>
          </w:p>
        </w:tc>
        <w:tc>
          <w:tcPr>
            <w:tcW w:w="4335" w:type="dxa"/>
            <w:tcMar/>
            <w:vAlign w:val="center"/>
            <w:tcPrChange w:author="Karunakaran, Sharon" w:date="2026-01-07T16:08:34.085Z" w:id="21455051">
              <w:tcPr>
                <w:tcW w:w="5634" w:type="dxa"/>
                <w:tcMar/>
                <w:vAlign w:val="center"/>
              </w:tcPr>
            </w:tcPrChange>
          </w:tcPr>
          <w:p w:rsidR="24B230E7" w:rsidP="24B230E7" w:rsidRDefault="24B230E7" w14:paraId="57BBF518" w14:textId="457729F8">
            <w:pPr>
              <w:pStyle w:val="Normal"/>
              <w:jc w:val="center"/>
              <w:rPr>
                <w:rFonts w:ascii="Arial" w:hAnsi="Arial" w:eastAsia="Arial Nova" w:cs="Arial"/>
              </w:rPr>
            </w:pPr>
          </w:p>
        </w:tc>
      </w:tr>
      <w:tr w:rsidRPr="0039749F" w:rsidR="00C5457D" w:rsidTr="24B230E7" w14:paraId="658E276D" w14:textId="77777777">
        <w:trPr>
          <w:trHeight w:val="300"/>
          <w:trPrChange w:author="Karunakaran, Sharon" w:date="2026-01-07T15:01:19.858Z" w16du:dateUtc="2026-01-07T15:01:19.858Z" w:id="414309406">
            <w:trPr>
              <w:trHeight w:val="300"/>
            </w:trPr>
          </w:trPrChange>
        </w:trPr>
        <w:tc>
          <w:tcPr>
            <w:tcW w:w="6003" w:type="dxa"/>
            <w:gridSpan w:val="2"/>
            <w:tcBorders>
              <w:bottom w:val="single" w:color="auto" w:sz="4" w:space="0"/>
            </w:tcBorders>
            <w:tcMar/>
            <w:vAlign w:val="center"/>
            <w:tcPrChange w:author="Karunakaran, Sharon" w:date="2026-01-07T16:08:34.085Z" w:id="1036825030">
              <w:tcPr>
                <w:tcW w:w="3132" w:type="dxa"/>
                <w:gridSpan w:val="2"/>
                <w:tcBorders>
                  <w:bottom w:val="single" w:color="auto" w:sz="4"/>
                </w:tcBorders>
                <w:tcMar/>
                <w:vAlign w:val="center"/>
              </w:tcPr>
            </w:tcPrChange>
          </w:tcPr>
          <w:p w:rsidRPr="0039749F" w:rsidR="00C5457D" w:rsidP="004655C5" w:rsidRDefault="00C5457D" w14:paraId="3F6A9F49" w14:textId="6CDD355A">
            <w:pPr>
              <w:contextualSpacing/>
              <w:jc w:val="center"/>
              <w:rPr>
                <w:rFonts w:ascii="Arial" w:hAnsi="Arial" w:eastAsia="Arial Nova" w:cs="Arial"/>
                <w:b/>
                <w:bCs/>
              </w:rPr>
            </w:pPr>
            <w:r w:rsidRPr="0039749F">
              <w:rPr>
                <w:rFonts w:ascii="Arial" w:hAnsi="Arial" w:eastAsia="Arial Nova" w:cs="Arial"/>
                <w:b/>
                <w:bCs/>
              </w:rPr>
              <w:t>Baclofen Pump Insertion/Revision</w:t>
            </w:r>
          </w:p>
        </w:tc>
        <w:tc>
          <w:tcPr>
            <w:tcW w:w="4179" w:type="dxa"/>
            <w:tcBorders>
              <w:bottom w:val="single" w:color="auto" w:sz="4" w:space="0"/>
            </w:tcBorders>
            <w:tcMar/>
            <w:vAlign w:val="center"/>
            <w:tcPrChange w:author="Karunakaran, Sharon" w:date="2026-01-07T16:08:34.085Z" w:id="1146026492">
              <w:tcPr>
                <w:tcW w:w="5634" w:type="dxa"/>
                <w:tcBorders>
                  <w:bottom w:val="single" w:color="auto" w:sz="4"/>
                </w:tcBorders>
                <w:tcMar/>
                <w:vAlign w:val="center"/>
              </w:tcPr>
            </w:tcPrChange>
          </w:tcPr>
          <w:p w:rsidRPr="0039749F" w:rsidR="00C5457D" w:rsidP="004655C5" w:rsidRDefault="00C5457D" w14:paraId="3AEC7ABF" w14:textId="450187C2">
            <w:pPr>
              <w:contextualSpacing/>
              <w:jc w:val="center"/>
              <w:rPr>
                <w:rFonts w:ascii="Arial" w:hAnsi="Arial" w:eastAsia="Arial Nova" w:cs="Arial"/>
              </w:rPr>
            </w:pPr>
            <w:r w:rsidRPr="0039749F">
              <w:rPr>
                <w:rFonts w:ascii="Arial" w:hAnsi="Arial" w:eastAsia="Arial Nova" w:cs="Arial"/>
              </w:rPr>
              <w:t>Cefazolin</w:t>
            </w:r>
          </w:p>
        </w:tc>
        <w:tc>
          <w:tcPr>
            <w:tcW w:w="4335" w:type="dxa"/>
            <w:tcBorders>
              <w:bottom w:val="single" w:color="auto" w:sz="4"/>
            </w:tcBorders>
            <w:tcMar/>
            <w:vAlign w:val="center"/>
            <w:tcPrChange w:author="Karunakaran, Sharon" w:date="2026-01-07T16:08:34.085Z" w:id="1391669977">
              <w:tcPr>
                <w:tcW w:w="5634" w:type="dxa"/>
                <w:tcBorders>
                  <w:bottom w:val="single" w:color="auto" w:sz="4"/>
                </w:tcBorders>
                <w:tcMar/>
                <w:vAlign w:val="center"/>
              </w:tcPr>
            </w:tcPrChange>
          </w:tcPr>
          <w:p w:rsidR="24B230E7" w:rsidP="24B230E7" w:rsidRDefault="24B230E7" w14:paraId="2F498D68" w14:textId="4CC28E74">
            <w:pPr>
              <w:pStyle w:val="Normal"/>
              <w:jc w:val="center"/>
              <w:rPr>
                <w:rFonts w:ascii="Arial" w:hAnsi="Arial" w:eastAsia="Arial Nova" w:cs="Arial"/>
              </w:rPr>
            </w:pPr>
          </w:p>
        </w:tc>
      </w:tr>
      <w:tr w:rsidRPr="0039749F" w:rsidR="00C5457D" w:rsidTr="24B230E7" w14:paraId="0F68F47B" w14:textId="77777777">
        <w:trPr>
          <w:trHeight w:val="300"/>
          <w:trPrChange w:author="Karunakaran, Sharon" w:date="2026-01-07T15:01:19.859Z" w16du:dateUtc="2026-01-07T15:01:19.859Z" w:id="1571128306">
            <w:trPr>
              <w:trHeight w:val="300"/>
            </w:trPr>
          </w:trPrChange>
        </w:trPr>
        <w:tc>
          <w:tcPr>
            <w:tcW w:w="2088" w:type="dxa"/>
            <w:vMerge w:val="restart"/>
            <w:tcBorders>
              <w:top w:val="single" w:color="auto" w:sz="4" w:space="0"/>
              <w:left w:val="single" w:color="auto" w:sz="4" w:space="0"/>
              <w:bottom w:val="single" w:color="auto" w:sz="4" w:space="0"/>
              <w:right w:val="single" w:color="auto" w:sz="4" w:space="0"/>
            </w:tcBorders>
            <w:tcMar/>
            <w:vAlign w:val="center"/>
            <w:tcPrChange w:author="Karunakaran, Sharon" w:date="2026-01-07T16:08:34.085Z" w:id="932141048">
              <w:tcPr>
                <w:tcW w:w="2088" w:type="dxa"/>
                <w:vMerge w:val="restart"/>
                <w:tcBorders>
                  <w:top w:val="single" w:color="auto" w:sz="4"/>
                  <w:left w:val="single" w:color="auto" w:sz="4"/>
                  <w:bottom w:val="single" w:color="auto" w:sz="4"/>
                  <w:right w:val="single" w:color="auto" w:sz="4"/>
                </w:tcBorders>
                <w:tcMar/>
                <w:vAlign w:val="center"/>
              </w:tcPr>
            </w:tcPrChange>
          </w:tcPr>
          <w:p w:rsidRPr="0039749F" w:rsidR="00C5457D" w:rsidP="004655C5" w:rsidRDefault="00C5457D" w14:paraId="6897A197" w14:textId="4A076C01">
            <w:pPr>
              <w:contextualSpacing/>
              <w:jc w:val="center"/>
              <w:rPr>
                <w:rFonts w:ascii="Arial" w:hAnsi="Arial" w:eastAsia="Arial Nova" w:cs="Arial"/>
                <w:b/>
                <w:bCs/>
              </w:rPr>
            </w:pPr>
            <w:r w:rsidRPr="0039749F">
              <w:rPr>
                <w:rFonts w:ascii="Arial" w:hAnsi="Arial" w:eastAsia="Arial Nova" w:cs="Arial"/>
                <w:b/>
                <w:bCs/>
              </w:rPr>
              <w:t>Meningo</w:t>
            </w:r>
            <w:r>
              <w:rPr>
                <w:rFonts w:ascii="Arial" w:hAnsi="Arial" w:eastAsia="Arial Nova" w:cs="Arial"/>
                <w:b/>
                <w:bCs/>
              </w:rPr>
              <w:t>-</w:t>
            </w:r>
            <w:r w:rsidRPr="0039749F">
              <w:rPr>
                <w:rFonts w:ascii="Arial" w:hAnsi="Arial" w:eastAsia="Arial Nova" w:cs="Arial"/>
                <w:b/>
                <w:bCs/>
              </w:rPr>
              <w:t>myelocele</w:t>
            </w:r>
          </w:p>
        </w:tc>
        <w:tc>
          <w:tcPr>
            <w:tcW w:w="3915" w:type="dxa"/>
            <w:tcBorders>
              <w:top w:val="single" w:color="auto" w:sz="4" w:space="0"/>
              <w:left w:val="single" w:color="auto" w:sz="4" w:space="0"/>
              <w:bottom w:val="single" w:color="auto" w:sz="4" w:space="0"/>
              <w:right w:val="single" w:color="auto" w:sz="4" w:space="0"/>
            </w:tcBorders>
            <w:tcMar/>
            <w:vAlign w:val="center"/>
            <w:tcPrChange w:author="Karunakaran, Sharon" w:date="2026-01-07T16:08:34.085Z" w:id="1109255432">
              <w:tcPr>
                <w:tcW w:w="1044" w:type="dxa"/>
                <w:tcBorders>
                  <w:top w:val="single" w:color="auto" w:sz="4"/>
                  <w:left w:val="single" w:color="auto" w:sz="4"/>
                  <w:bottom w:val="single" w:color="auto" w:sz="4"/>
                  <w:right w:val="single" w:color="auto" w:sz="4"/>
                </w:tcBorders>
                <w:tcMar/>
                <w:vAlign w:val="center"/>
              </w:tcPr>
            </w:tcPrChange>
          </w:tcPr>
          <w:p w:rsidRPr="0039749F" w:rsidR="00C5457D" w:rsidP="004655C5" w:rsidRDefault="00C5457D" w14:paraId="2DCD506A" w14:textId="6098CC5D">
            <w:pPr>
              <w:contextualSpacing/>
              <w:jc w:val="center"/>
              <w:rPr>
                <w:rFonts w:ascii="Arial" w:hAnsi="Arial" w:eastAsia="Arial Nova" w:cs="Arial"/>
              </w:rPr>
            </w:pPr>
            <w:r w:rsidRPr="0039749F">
              <w:rPr>
                <w:rFonts w:ascii="Arial" w:hAnsi="Arial" w:eastAsia="Arial Nova" w:cs="Arial"/>
              </w:rPr>
              <w:t>Neonate</w:t>
            </w:r>
          </w:p>
        </w:tc>
        <w:tc>
          <w:tcPr>
            <w:tcW w:w="4179" w:type="dxa"/>
            <w:tcBorders>
              <w:top w:val="single" w:color="auto" w:sz="4" w:space="0"/>
              <w:left w:val="single" w:color="auto" w:sz="4" w:space="0"/>
              <w:bottom w:val="single" w:color="auto" w:sz="4" w:space="0"/>
              <w:right w:val="single" w:color="auto" w:sz="4" w:space="0"/>
            </w:tcBorders>
            <w:tcMar/>
            <w:vAlign w:val="center"/>
            <w:tcPrChange w:author="Karunakaran, Sharon" w:date="2026-01-07T16:08:34.086Z" w:id="1393358583">
              <w:tcPr>
                <w:tcW w:w="5634" w:type="dxa"/>
                <w:tcBorders>
                  <w:top w:val="single" w:color="auto" w:sz="4"/>
                  <w:left w:val="single" w:color="auto" w:sz="4"/>
                  <w:bottom w:val="single" w:color="auto" w:sz="4"/>
                  <w:right w:val="single" w:color="auto" w:sz="4"/>
                </w:tcBorders>
                <w:tcMar/>
                <w:vAlign w:val="center"/>
              </w:tcPr>
            </w:tcPrChange>
          </w:tcPr>
          <w:p w:rsidRPr="0039749F" w:rsidR="00C5457D" w:rsidP="004655C5" w:rsidRDefault="00C5457D" w14:paraId="254CC1BE" w14:textId="58787B7B">
            <w:pPr>
              <w:contextualSpacing/>
              <w:jc w:val="center"/>
              <w:rPr>
                <w:rFonts w:ascii="Arial" w:hAnsi="Arial" w:eastAsia="Arial Nova" w:cs="Arial"/>
              </w:rPr>
            </w:pPr>
            <w:r w:rsidRPr="0039749F">
              <w:rPr>
                <w:rFonts w:ascii="Arial" w:hAnsi="Arial" w:eastAsia="Arial Nova" w:cs="Arial"/>
              </w:rPr>
              <w:t>Ampicillin PLUS gentamicin</w:t>
            </w:r>
          </w:p>
        </w:tc>
        <w:tc>
          <w:tcPr>
            <w:tcW w:w="4335" w:type="dxa"/>
            <w:tcBorders>
              <w:top w:val="single" w:color="auto" w:sz="4"/>
              <w:left w:val="single" w:color="auto" w:sz="4"/>
              <w:bottom w:val="single" w:color="auto" w:sz="4"/>
              <w:right w:val="single" w:color="auto" w:sz="4"/>
            </w:tcBorders>
            <w:tcMar/>
            <w:vAlign w:val="center"/>
            <w:tcPrChange w:author="Karunakaran, Sharon" w:date="2026-01-07T16:08:34.086Z" w:id="1258508602">
              <w:tcPr>
                <w:tcW w:w="5634" w:type="dxa"/>
                <w:tcBorders>
                  <w:top w:val="single" w:color="auto" w:sz="4"/>
                  <w:left w:val="single" w:color="auto" w:sz="4"/>
                  <w:bottom w:val="single" w:color="auto" w:sz="4"/>
                  <w:right w:val="single" w:color="auto" w:sz="4"/>
                </w:tcBorders>
                <w:tcMar/>
                <w:vAlign w:val="center"/>
              </w:tcPr>
            </w:tcPrChange>
          </w:tcPr>
          <w:p w:rsidR="24B230E7" w:rsidP="24B230E7" w:rsidRDefault="24B230E7" w14:paraId="2A3296F1" w14:textId="351D6E03">
            <w:pPr>
              <w:pStyle w:val="Normal"/>
              <w:jc w:val="center"/>
              <w:rPr>
                <w:rFonts w:ascii="Arial" w:hAnsi="Arial" w:eastAsia="Arial Nova" w:cs="Arial"/>
              </w:rPr>
            </w:pPr>
          </w:p>
        </w:tc>
      </w:tr>
      <w:tr w:rsidRPr="0039749F" w:rsidR="00C5457D" w:rsidTr="24B230E7" w14:paraId="0EC692C9" w14:textId="77777777">
        <w:trPr>
          <w:trHeight w:val="300"/>
          <w:trPrChange w:author="Karunakaran, Sharon" w:date="2026-01-07T15:01:19.86Z" w16du:dateUtc="2026-01-07T15:01:19.86Z" w:id="815845458">
            <w:trPr>
              <w:trHeight w:val="300"/>
            </w:trPr>
          </w:trPrChange>
        </w:trPr>
        <w:tc>
          <w:tcPr>
            <w:tcW w:w="2088" w:type="dxa"/>
            <w:vMerge/>
            <w:tcBorders/>
            <w:tcMar/>
          </w:tcPr>
          <w:p w:rsidRPr="0039749F" w:rsidR="00C5457D" w:rsidP="004655C5" w:rsidRDefault="00C5457D" w14:paraId="68E8473A" w14:textId="77777777">
            <w:pPr>
              <w:contextualSpacing/>
              <w:rPr>
                <w:rFonts w:ascii="Arial" w:hAnsi="Arial" w:cs="Arial"/>
              </w:rPr>
            </w:pPr>
          </w:p>
        </w:tc>
        <w:tc>
          <w:tcPr>
            <w:tcW w:w="3915" w:type="dxa"/>
            <w:tcBorders>
              <w:top w:val="single" w:color="auto" w:sz="4" w:space="0"/>
              <w:left w:val="single" w:color="auto" w:sz="4" w:space="0"/>
              <w:bottom w:val="single" w:color="auto" w:sz="4" w:space="0"/>
              <w:right w:val="single" w:color="auto" w:sz="4" w:space="0"/>
            </w:tcBorders>
            <w:tcMar/>
            <w:vAlign w:val="center"/>
            <w:tcPrChange w:author="Karunakaran, Sharon" w:date="2026-01-07T16:08:34.086Z" w:id="1176263191">
              <w:tcPr>
                <w:tcW w:w="1044" w:type="dxa"/>
                <w:tcBorders>
                  <w:top w:val="single" w:color="auto" w:sz="4"/>
                  <w:left w:val="single" w:color="auto" w:sz="4"/>
                  <w:bottom w:val="single" w:color="auto" w:sz="4"/>
                  <w:right w:val="single" w:color="auto" w:sz="4"/>
                </w:tcBorders>
                <w:tcMar/>
                <w:vAlign w:val="center"/>
              </w:tcPr>
            </w:tcPrChange>
          </w:tcPr>
          <w:p w:rsidRPr="0039749F" w:rsidR="00C5457D" w:rsidP="004655C5" w:rsidRDefault="00C5457D" w14:paraId="28D4023F" w14:textId="76E6F712">
            <w:pPr>
              <w:contextualSpacing/>
              <w:jc w:val="center"/>
              <w:rPr>
                <w:rFonts w:ascii="Arial" w:hAnsi="Arial" w:eastAsia="Arial Nova" w:cs="Arial"/>
              </w:rPr>
            </w:pPr>
            <w:r w:rsidRPr="0039749F">
              <w:rPr>
                <w:rFonts w:ascii="Arial" w:hAnsi="Arial" w:eastAsia="Arial Nova" w:cs="Arial"/>
              </w:rPr>
              <w:t>Non-neonate</w:t>
            </w:r>
          </w:p>
        </w:tc>
        <w:tc>
          <w:tcPr>
            <w:tcW w:w="4179" w:type="dxa"/>
            <w:tcBorders>
              <w:top w:val="single" w:color="auto" w:sz="4" w:space="0"/>
              <w:left w:val="single" w:color="auto" w:sz="4" w:space="0"/>
              <w:bottom w:val="single" w:color="auto" w:sz="4" w:space="0"/>
              <w:right w:val="single" w:color="auto" w:sz="4" w:space="0"/>
            </w:tcBorders>
            <w:tcMar/>
            <w:vAlign w:val="center"/>
            <w:tcPrChange w:author="Karunakaran, Sharon" w:date="2026-01-07T16:08:34.086Z" w:id="909119374">
              <w:tcPr>
                <w:tcW w:w="5634" w:type="dxa"/>
                <w:tcBorders>
                  <w:top w:val="single" w:color="auto" w:sz="4"/>
                  <w:left w:val="single" w:color="auto" w:sz="4"/>
                  <w:bottom w:val="single" w:color="auto" w:sz="4"/>
                  <w:right w:val="single" w:color="auto" w:sz="4"/>
                </w:tcBorders>
                <w:tcMar/>
                <w:vAlign w:val="center"/>
              </w:tcPr>
            </w:tcPrChange>
          </w:tcPr>
          <w:p w:rsidRPr="0039749F" w:rsidR="00C5457D" w:rsidP="004655C5" w:rsidRDefault="00C5457D" w14:paraId="3CF65EC8" w14:textId="0841B313">
            <w:pPr>
              <w:contextualSpacing/>
              <w:jc w:val="center"/>
              <w:rPr>
                <w:rFonts w:ascii="Arial" w:hAnsi="Arial" w:eastAsia="Arial Nova" w:cs="Arial"/>
              </w:rPr>
            </w:pPr>
            <w:r w:rsidRPr="0039749F">
              <w:rPr>
                <w:rFonts w:ascii="Arial" w:hAnsi="Arial" w:eastAsia="Arial Nova" w:cs="Arial"/>
              </w:rPr>
              <w:t>Cefazolin</w:t>
            </w:r>
          </w:p>
        </w:tc>
        <w:tc>
          <w:tcPr>
            <w:tcW w:w="4335" w:type="dxa"/>
            <w:tcBorders>
              <w:top w:val="single" w:color="auto" w:sz="4"/>
              <w:left w:val="single" w:color="auto" w:sz="4"/>
              <w:bottom w:val="single" w:color="auto" w:sz="4"/>
              <w:right w:val="single" w:color="auto" w:sz="4"/>
            </w:tcBorders>
            <w:tcMar/>
            <w:vAlign w:val="center"/>
            <w:tcPrChange w:author="Karunakaran, Sharon" w:date="2026-01-07T16:08:34.086Z" w:id="1785634486">
              <w:tcPr>
                <w:tcW w:w="5634" w:type="dxa"/>
                <w:tcBorders>
                  <w:top w:val="single" w:color="auto" w:sz="4"/>
                  <w:left w:val="single" w:color="auto" w:sz="4"/>
                  <w:bottom w:val="single" w:color="auto" w:sz="4"/>
                  <w:right w:val="single" w:color="auto" w:sz="4"/>
                </w:tcBorders>
                <w:tcMar/>
                <w:vAlign w:val="center"/>
              </w:tcPr>
            </w:tcPrChange>
          </w:tcPr>
          <w:p w:rsidR="24B230E7" w:rsidP="24B230E7" w:rsidRDefault="24B230E7" w14:paraId="216258FE" w14:textId="59E4D524">
            <w:pPr>
              <w:pStyle w:val="Normal"/>
              <w:jc w:val="center"/>
              <w:rPr>
                <w:rFonts w:ascii="Arial" w:hAnsi="Arial" w:eastAsia="Arial Nova" w:cs="Arial"/>
              </w:rPr>
            </w:pPr>
          </w:p>
        </w:tc>
      </w:tr>
      <w:tr w:rsidRPr="0039749F" w:rsidR="00C5457D" w:rsidTr="24B230E7" w14:paraId="1682F9A8" w14:textId="77777777">
        <w:trPr>
          <w:trHeight w:val="300"/>
          <w:trPrChange w:author="Karunakaran, Sharon" w:date="2026-01-07T15:01:19.861Z" w16du:dateUtc="2026-01-07T15:01:19.861Z" w:id="479650184">
            <w:trPr>
              <w:trHeight w:val="300"/>
            </w:trPr>
          </w:trPrChange>
        </w:trPr>
        <w:tc>
          <w:tcPr>
            <w:tcW w:w="6003" w:type="dxa"/>
            <w:gridSpan w:val="2"/>
            <w:tcBorders>
              <w:top w:val="single" w:color="auto" w:sz="4" w:space="0"/>
              <w:left w:val="single" w:color="auto" w:sz="4" w:space="0"/>
              <w:bottom w:val="single" w:color="auto" w:sz="4" w:space="0"/>
              <w:right w:val="single" w:color="auto" w:sz="4" w:space="0"/>
            </w:tcBorders>
            <w:tcMar/>
            <w:vAlign w:val="center"/>
            <w:tcPrChange w:author="Karunakaran, Sharon" w:date="2026-01-07T16:08:34.086Z" w:id="527323819">
              <w:tcPr>
                <w:tcW w:w="3132" w:type="dxa"/>
                <w:gridSpan w:val="2"/>
                <w:tcBorders>
                  <w:top w:val="single" w:color="auto" w:sz="4"/>
                  <w:left w:val="single" w:color="auto" w:sz="4"/>
                  <w:bottom w:val="single" w:color="auto" w:sz="4"/>
                  <w:right w:val="single" w:color="auto" w:sz="4"/>
                </w:tcBorders>
                <w:tcMar/>
                <w:vAlign w:val="center"/>
              </w:tcPr>
            </w:tcPrChange>
          </w:tcPr>
          <w:p w:rsidRPr="00102BB9" w:rsidR="00C5457D" w:rsidP="00102BB9" w:rsidRDefault="00C5457D" w14:paraId="5555E8D0" w14:textId="4C55378A">
            <w:pPr>
              <w:contextualSpacing/>
              <w:jc w:val="center"/>
              <w:rPr>
                <w:rFonts w:ascii="Arial" w:hAnsi="Arial" w:eastAsia="Arial Nova" w:cs="Arial"/>
                <w:b/>
              </w:rPr>
            </w:pPr>
            <w:r w:rsidRPr="00102BB9">
              <w:rPr>
                <w:rFonts w:ascii="Arial" w:hAnsi="Arial" w:cs="Arial"/>
                <w:b/>
              </w:rPr>
              <w:t>Spinal Fusion</w:t>
            </w:r>
          </w:p>
        </w:tc>
        <w:tc>
          <w:tcPr>
            <w:tcW w:w="4179" w:type="dxa"/>
            <w:tcBorders>
              <w:top w:val="single" w:color="auto" w:sz="4" w:space="0"/>
              <w:left w:val="single" w:color="auto" w:sz="4" w:space="0"/>
              <w:bottom w:val="single" w:color="auto" w:sz="4" w:space="0"/>
              <w:right w:val="single" w:color="auto" w:sz="4" w:space="0"/>
            </w:tcBorders>
            <w:tcMar/>
            <w:vAlign w:val="center"/>
            <w:tcPrChange w:author="Karunakaran, Sharon" w:date="2026-01-07T16:08:34.087Z" w:id="289534618">
              <w:tcPr>
                <w:tcW w:w="5634" w:type="dxa"/>
                <w:tcBorders>
                  <w:top w:val="single" w:color="auto" w:sz="4"/>
                  <w:left w:val="single" w:color="auto" w:sz="4"/>
                  <w:bottom w:val="single" w:color="auto" w:sz="4"/>
                  <w:right w:val="single" w:color="auto" w:sz="4"/>
                </w:tcBorders>
                <w:tcMar/>
                <w:vAlign w:val="center"/>
              </w:tcPr>
            </w:tcPrChange>
          </w:tcPr>
          <w:p w:rsidR="00C5457D" w:rsidP="00102BB9" w:rsidRDefault="00C5457D" w14:paraId="6AB91361" w14:textId="77777777">
            <w:pPr>
              <w:contextualSpacing/>
              <w:jc w:val="center"/>
              <w:rPr>
                <w:rFonts w:ascii="Arial" w:hAnsi="Arial" w:eastAsia="Arial Nova" w:cs="Arial"/>
                <w:color w:val="000000" w:themeColor="text1"/>
              </w:rPr>
            </w:pPr>
            <w:r w:rsidRPr="0039749F">
              <w:rPr>
                <w:rFonts w:ascii="Arial" w:hAnsi="Arial" w:eastAsia="Arial Nova" w:cs="Arial"/>
                <w:color w:val="000000" w:themeColor="text1"/>
              </w:rPr>
              <w:t>Cefazolin</w:t>
            </w:r>
          </w:p>
          <w:p w:rsidRPr="0039749F" w:rsidR="00C5457D" w:rsidP="00102BB9" w:rsidRDefault="00C5457D" w14:paraId="5BD152F2" w14:textId="0E15F807">
            <w:pPr>
              <w:contextualSpacing/>
              <w:jc w:val="center"/>
              <w:rPr>
                <w:rFonts w:ascii="Arial" w:hAnsi="Arial" w:eastAsia="Arial Nova" w:cs="Arial"/>
              </w:rPr>
            </w:pPr>
            <w:r>
              <w:rPr>
                <w:rFonts w:ascii="Arial" w:hAnsi="Arial" w:eastAsia="Arial Nova" w:cs="Arial"/>
                <w:color w:val="000000" w:themeColor="text1"/>
              </w:rPr>
              <w:t xml:space="preserve"> Plus gentamicin if neurogenic bladder/bowel</w:t>
            </w:r>
          </w:p>
        </w:tc>
        <w:tc>
          <w:tcPr>
            <w:tcW w:w="4335" w:type="dxa"/>
            <w:tcBorders>
              <w:top w:val="single" w:color="auto" w:sz="4"/>
              <w:left w:val="single" w:color="auto" w:sz="4"/>
              <w:bottom w:val="single" w:color="auto" w:sz="4"/>
              <w:right w:val="single" w:color="auto" w:sz="4"/>
            </w:tcBorders>
            <w:tcMar/>
            <w:vAlign w:val="center"/>
            <w:tcPrChange w:author="Karunakaran, Sharon" w:date="2026-01-07T16:08:34.087Z" w:id="24552106">
              <w:tcPr>
                <w:tcW w:w="5634" w:type="dxa"/>
                <w:tcBorders>
                  <w:top w:val="single" w:color="auto" w:sz="4"/>
                  <w:left w:val="single" w:color="auto" w:sz="4"/>
                  <w:bottom w:val="single" w:color="auto" w:sz="4"/>
                  <w:right w:val="single" w:color="auto" w:sz="4"/>
                </w:tcBorders>
                <w:tcMar/>
                <w:vAlign w:val="center"/>
              </w:tcPr>
            </w:tcPrChange>
          </w:tcPr>
          <w:p w:rsidR="24B230E7" w:rsidP="24B230E7" w:rsidRDefault="24B230E7" w14:paraId="1930AE67" w14:textId="28CBCF84">
            <w:pPr>
              <w:pStyle w:val="Normal"/>
              <w:jc w:val="center"/>
              <w:rPr>
                <w:rFonts w:ascii="Arial" w:hAnsi="Arial" w:eastAsia="Arial Nova" w:cs="Arial"/>
                <w:color w:val="000000" w:themeColor="text1" w:themeTint="FF" w:themeShade="FF"/>
              </w:rPr>
            </w:pPr>
          </w:p>
        </w:tc>
      </w:tr>
    </w:tbl>
    <w:p w:rsidR="2488B8F9" w:rsidP="004655C5" w:rsidRDefault="2488B8F9" w14:paraId="06AB4C0B" w14:textId="56BBE3E7">
      <w:pPr>
        <w:contextualSpacing/>
        <w:rPr>
          <w:rFonts w:ascii="Arial" w:hAnsi="Arial" w:cs="Arial"/>
          <w:b/>
          <w:bCs/>
        </w:rPr>
      </w:pPr>
    </w:p>
    <w:p w:rsidR="008526D8" w:rsidP="004655C5" w:rsidRDefault="008526D8" w14:paraId="39BBC98C" w14:textId="77777777">
      <w:pPr>
        <w:contextualSpacing/>
        <w:rPr>
          <w:rFonts w:ascii="Arial" w:hAnsi="Arial" w:cs="Arial"/>
          <w:b/>
          <w:bCs/>
        </w:rPr>
      </w:pPr>
    </w:p>
    <w:p w:rsidRPr="0039749F" w:rsidR="008526D8" w:rsidP="004655C5" w:rsidRDefault="008526D8" w14:paraId="22559DCB" w14:textId="77777777">
      <w:pPr>
        <w:contextualSpacing/>
        <w:rPr>
          <w:rFonts w:ascii="Arial" w:hAnsi="Arial" w:cs="Arial"/>
          <w:b/>
          <w:bCs/>
        </w:rPr>
      </w:pPr>
    </w:p>
    <w:p w:rsidRPr="00B63BE3" w:rsidR="79F860F5" w:rsidP="004655C5" w:rsidRDefault="79F860F5" w14:paraId="3F040C43" w14:textId="0D07CB1C">
      <w:pPr>
        <w:contextualSpacing/>
        <w:rPr>
          <w:rFonts w:ascii="Arial" w:hAnsi="Arial" w:eastAsia="Arial Nova" w:cs="Arial"/>
          <w:b/>
          <w:bCs/>
          <w:color w:val="00B050"/>
          <w:sz w:val="28"/>
          <w:szCs w:val="28"/>
        </w:rPr>
      </w:pPr>
      <w:r w:rsidRPr="0039749F">
        <w:rPr>
          <w:rFonts w:ascii="Arial" w:hAnsi="Arial" w:eastAsia="Arial Nova" w:cs="Arial"/>
          <w:b/>
          <w:bCs/>
          <w:sz w:val="28"/>
          <w:szCs w:val="28"/>
          <w:u w:val="single"/>
        </w:rPr>
        <w:t>Orth</w:t>
      </w:r>
      <w:r w:rsidRPr="0039749F" w:rsidR="14FCE434">
        <w:rPr>
          <w:rFonts w:ascii="Arial" w:hAnsi="Arial" w:eastAsia="Arial Nova" w:cs="Arial"/>
          <w:b/>
          <w:bCs/>
          <w:sz w:val="28"/>
          <w:szCs w:val="28"/>
          <w:u w:val="single"/>
        </w:rPr>
        <w:t>opedic Surgery</w:t>
      </w:r>
      <w:r w:rsidR="00B63BE3">
        <w:rPr>
          <w:rFonts w:ascii="Arial" w:hAnsi="Arial" w:eastAsia="Arial Nova" w:cs="Arial"/>
          <w:b/>
          <w:bCs/>
          <w:sz w:val="28"/>
          <w:szCs w:val="28"/>
        </w:rPr>
        <w:t xml:space="preserve"> </w:t>
      </w:r>
      <w:r w:rsidRPr="00B63BE3" w:rsidR="00B63BE3">
        <w:rPr>
          <w:rFonts w:ascii="Arial" w:hAnsi="Arial" w:eastAsia="Arial Nova" w:cs="Arial"/>
          <w:b/>
          <w:bCs/>
          <w:color w:val="00B050"/>
          <w:sz w:val="28"/>
          <w:szCs w:val="28"/>
        </w:rPr>
        <w:t>Done</w:t>
      </w:r>
    </w:p>
    <w:p w:rsidRPr="00B63BE3" w:rsidR="2488B8F9" w:rsidP="004655C5" w:rsidRDefault="2488B8F9" w14:paraId="25B3A702" w14:textId="1786D01F">
      <w:pPr>
        <w:contextualSpacing/>
        <w:rPr>
          <w:rFonts w:ascii="Arial" w:hAnsi="Arial" w:eastAsia="Arial Nova" w:cs="Arial"/>
          <w:color w:val="00B050"/>
        </w:rPr>
      </w:pPr>
    </w:p>
    <w:tbl>
      <w:tblPr>
        <w:tblStyle w:val="TableGrid"/>
        <w:tblW w:w="14507" w:type="dxa"/>
        <w:tblLayout w:type="fixed"/>
        <w:tblLook w:val="06A0" w:firstRow="1" w:lastRow="0" w:firstColumn="1" w:lastColumn="0" w:noHBand="1" w:noVBand="1"/>
        <w:tblPrChange w:author="Karunakaran, Sharon" w:date="2026-01-07T16:08:30.639Z" w16du:dateUtc="2026-01-07T16:08:30.639Z" w:id="1270087076">
          <w:tblPr>
            <w:tblStyle w:val="TableGrid"/>
            <w:tblW w:w="8815" w:type="dxa"/>
            <w:tblLook w:val="06A0" w:firstRow="1" w:lastRow="0" w:firstColumn="1" w:lastColumn="0" w:noHBand="1" w:noVBand="1"/>
          </w:tblPr>
        </w:tblPrChange>
      </w:tblPr>
      <w:tblGrid>
        <w:gridCol w:w="4155"/>
        <w:gridCol w:w="3435"/>
        <w:gridCol w:w="2627"/>
        <w:gridCol w:w="4290"/>
        <w:tblGridChange w:id="1175622091">
          <w:tblGrid>
            <w:gridCol w:w="3075"/>
            <w:gridCol w:w="3400"/>
            <w:gridCol w:w="2340"/>
            <w:gridCol w:w="2340"/>
          </w:tblGrid>
        </w:tblGridChange>
      </w:tblGrid>
      <w:tr w:rsidRPr="00B63BE3" w:rsidR="00B63BE3" w:rsidTr="24B230E7" w14:paraId="7739119E" w14:textId="1D666DD1">
        <w:trPr>
          <w:trHeight w:val="300"/>
          <w:trPrChange w:author="Karunakaran, Sharon" w:date="2026-01-07T15:02:05.143Z" w16du:dateUtc="2026-01-07T15:02:05.143Z" w:id="1033768223">
            <w:trPr>
              <w:trHeight w:val="300"/>
            </w:trPr>
          </w:trPrChange>
        </w:trPr>
        <w:tc>
          <w:tcPr>
            <w:tcW w:w="4155" w:type="dxa"/>
            <w:tcMar/>
            <w:tcPrChange w:author="Karunakaran, Sharon" w:date="2026-01-07T16:08:30.639Z" w:id="681338195">
              <w:tcPr>
                <w:tcW w:w="3075" w:type="dxa"/>
                <w:tcMar/>
              </w:tcPr>
            </w:tcPrChange>
          </w:tcPr>
          <w:p w:rsidRPr="00B63BE3" w:rsidR="0032224F" w:rsidP="004655C5" w:rsidRDefault="0032224F" w14:paraId="55A471BA" w14:textId="65F26890">
            <w:pPr>
              <w:contextualSpacing/>
              <w:rPr>
                <w:rFonts w:ascii="Arial" w:hAnsi="Arial" w:eastAsia="Arial Nova" w:cs="Arial"/>
                <w:b/>
                <w:bCs/>
                <w:color w:val="00B050"/>
              </w:rPr>
            </w:pPr>
            <w:bookmarkStart w:name="_Hlk162866220" w:id="0"/>
            <w:r w:rsidRPr="00B63BE3">
              <w:rPr>
                <w:rFonts w:ascii="Arial" w:hAnsi="Arial" w:eastAsia="Arial Nova" w:cs="Arial"/>
                <w:b/>
                <w:bCs/>
                <w:color w:val="00B050"/>
              </w:rPr>
              <w:t>Procedure</w:t>
            </w:r>
          </w:p>
        </w:tc>
        <w:tc>
          <w:tcPr>
            <w:tcW w:w="3435" w:type="dxa"/>
            <w:tcMar/>
            <w:tcPrChange w:author="Karunakaran, Sharon" w:date="2026-01-07T16:08:30.64Z" w:id="1466779847">
              <w:tcPr>
                <w:tcW w:w="3400" w:type="dxa"/>
                <w:tcMar/>
              </w:tcPr>
            </w:tcPrChange>
          </w:tcPr>
          <w:p w:rsidRPr="00B63BE3" w:rsidR="0032224F" w:rsidP="004655C5" w:rsidRDefault="0032224F" w14:paraId="440B9143" w14:textId="141DC12B">
            <w:pPr>
              <w:contextualSpacing/>
              <w:rPr>
                <w:rFonts w:ascii="Arial" w:hAnsi="Arial" w:eastAsia="Arial Nova" w:cs="Arial"/>
                <w:b/>
                <w:bCs/>
                <w:color w:val="00B050"/>
              </w:rPr>
            </w:pPr>
            <w:r w:rsidRPr="00B63BE3">
              <w:rPr>
                <w:rFonts w:ascii="Arial" w:hAnsi="Arial" w:eastAsia="Arial Nova" w:cs="Arial"/>
                <w:b/>
                <w:bCs/>
                <w:color w:val="00B050"/>
              </w:rPr>
              <w:t>Agent</w:t>
            </w:r>
          </w:p>
        </w:tc>
        <w:tc>
          <w:tcPr>
            <w:tcW w:w="2627" w:type="dxa"/>
            <w:tcMar/>
            <w:tcPrChange w:author="Karunakaran, Sharon" w:date="2026-01-07T16:08:30.64Z" w:id="1332135902">
              <w:tcPr>
                <w:tcW w:w="2340" w:type="dxa"/>
                <w:tcMar/>
              </w:tcPr>
            </w:tcPrChange>
          </w:tcPr>
          <w:p w:rsidR="4057FF8C" w:rsidP="24B230E7" w:rsidRDefault="4057FF8C" w14:paraId="329A6C68" w14:textId="5DB4709C">
            <w:pPr>
              <w:spacing/>
              <w:contextualSpacing w:val="1"/>
              <w:rPr>
                <w:ins w:author="Karunakaran, Sharon" w:date="2026-01-07T15:41:00.65Z" w16du:dateUtc="2026-01-07T15:41:00.65Z" w:id="1604387151"/>
                <w:rFonts w:ascii="Arial" w:hAnsi="Arial" w:eastAsia="Arial Nova" w:cs="Arial"/>
                <w:b w:val="1"/>
                <w:bCs w:val="1"/>
                <w:color w:val="00B050"/>
              </w:rPr>
            </w:pPr>
            <w:ins w:author="Karunakaran, Sharon" w:date="2026-01-07T15:41:00.65Z" w:id="1572740869">
              <w:r w:rsidRPr="24B230E7" w:rsidR="4057FF8C">
                <w:rPr>
                  <w:rFonts w:ascii="Arial" w:hAnsi="Arial" w:eastAsia="Arial Nova" w:cs="Arial"/>
                  <w:b w:val="1"/>
                  <w:bCs w:val="1"/>
                  <w:color w:val="00B050"/>
                </w:rPr>
                <w:t>MRSA positive</w:t>
              </w:r>
            </w:ins>
          </w:p>
          <w:p w:rsidR="24B230E7" w:rsidP="24B230E7" w:rsidRDefault="24B230E7" w14:paraId="7A70A464" w14:textId="3A230AC2">
            <w:pPr>
              <w:pStyle w:val="Normal"/>
              <w:rPr>
                <w:rFonts w:ascii="Arial" w:hAnsi="Arial" w:eastAsia="Arial Nova" w:cs="Arial"/>
                <w:b w:val="1"/>
                <w:bCs w:val="1"/>
                <w:color w:val="00B050"/>
              </w:rPr>
            </w:pPr>
          </w:p>
        </w:tc>
        <w:tc>
          <w:tcPr>
            <w:tcW w:w="4290" w:type="dxa"/>
            <w:tcMar/>
            <w:tcPrChange w:author="Karunakaran, Sharon" w:date="2026-01-07T16:08:30.64Z" w:id="994450392">
              <w:tcPr>
                <w:tcW w:w="2340" w:type="dxa"/>
                <w:tcMar/>
              </w:tcPr>
            </w:tcPrChange>
          </w:tcPr>
          <w:p w:rsidR="4057FF8C" w:rsidP="24B230E7" w:rsidRDefault="4057FF8C" w14:paraId="04F4E4B6" w14:textId="77E4E7DB">
            <w:pPr>
              <w:pStyle w:val="Normal"/>
              <w:rPr>
                <w:ins w:author="Karunakaran, Sharon" w:date="2026-01-07T15:40:17.854Z" w16du:dateUtc="2026-01-07T15:40:17.854Z" w:id="115958754"/>
                <w:rFonts w:ascii="Arial" w:hAnsi="Arial" w:eastAsia="Arial Nova" w:cs="Arial"/>
                <w:b w:val="1"/>
                <w:bCs w:val="1"/>
                <w:color w:val="00B050"/>
              </w:rPr>
            </w:pPr>
            <w:ins w:author="Karunakaran, Sharon" w:date="2026-01-07T15:40:17.854Z" w:id="2118275608">
              <w:r w:rsidRPr="24B230E7" w:rsidR="4057FF8C">
                <w:rPr>
                  <w:rFonts w:ascii="Arial" w:hAnsi="Arial" w:eastAsia="Arial Nova" w:cs="Arial"/>
                  <w:b w:val="1"/>
                  <w:bCs w:val="1"/>
                  <w:color w:val="00B050"/>
                </w:rPr>
                <w:t>Post op duration</w:t>
              </w:r>
            </w:ins>
            <w:commentRangeStart w:id="717814117"/>
            <w:commentRangeEnd w:id="717814117"/>
            <w:r>
              <w:rPr>
                <w:rStyle w:val="CommentReference"/>
              </w:rPr>
              <w:commentReference w:id="717814117"/>
            </w:r>
          </w:p>
          <w:p w:rsidR="24B230E7" w:rsidP="24B230E7" w:rsidRDefault="24B230E7" w14:paraId="1DE7EAFD" w14:textId="54170C8C">
            <w:pPr>
              <w:pStyle w:val="Normal"/>
              <w:rPr>
                <w:rFonts w:ascii="Arial" w:hAnsi="Arial" w:eastAsia="Arial Nova" w:cs="Arial"/>
                <w:b w:val="1"/>
                <w:bCs w:val="1"/>
                <w:color w:val="00B050"/>
              </w:rPr>
            </w:pPr>
          </w:p>
        </w:tc>
      </w:tr>
      <w:tr w:rsidRPr="00B63BE3" w:rsidR="00B63BE3" w:rsidTr="24B230E7" w14:paraId="146B00C9" w14:textId="0E12352C">
        <w:trPr>
          <w:trHeight w:val="300"/>
          <w:trPrChange w:author="Karunakaran, Sharon" w:date="2026-01-07T15:02:05.144Z" w16du:dateUtc="2026-01-07T15:02:05.144Z" w:id="1671221683">
            <w:trPr>
              <w:trHeight w:val="300"/>
            </w:trPr>
          </w:trPrChange>
        </w:trPr>
        <w:tc>
          <w:tcPr>
            <w:tcW w:w="4155" w:type="dxa"/>
            <w:tcMar/>
            <w:vAlign w:val="center"/>
            <w:tcPrChange w:author="Karunakaran, Sharon" w:date="2026-01-07T16:08:30.64Z" w:id="1136927984">
              <w:tcPr>
                <w:tcW w:w="3075" w:type="dxa"/>
                <w:tcMar/>
                <w:vAlign w:val="center"/>
              </w:tcPr>
            </w:tcPrChange>
          </w:tcPr>
          <w:p w:rsidRPr="00B63BE3" w:rsidR="0032224F" w:rsidP="004655C5" w:rsidRDefault="0032224F" w14:paraId="72BBFCC8" w14:textId="7D0B827E">
            <w:pPr>
              <w:contextualSpacing/>
              <w:jc w:val="center"/>
              <w:rPr>
                <w:rFonts w:ascii="Arial" w:hAnsi="Arial" w:eastAsia="Arial Nova" w:cs="Arial"/>
                <w:b/>
                <w:bCs/>
                <w:color w:val="00B050"/>
              </w:rPr>
            </w:pPr>
            <w:r w:rsidRPr="00B63BE3">
              <w:rPr>
                <w:rFonts w:ascii="Arial" w:hAnsi="Arial" w:eastAsia="Arial Nova" w:cs="Arial"/>
                <w:b/>
                <w:bCs/>
                <w:color w:val="00B050"/>
              </w:rPr>
              <w:t>Arthroscopy</w:t>
            </w:r>
          </w:p>
        </w:tc>
        <w:tc>
          <w:tcPr>
            <w:tcW w:w="3435" w:type="dxa"/>
            <w:tcMar/>
            <w:vAlign w:val="center"/>
            <w:tcPrChange w:author="Karunakaran, Sharon" w:date="2026-01-07T16:08:30.64Z" w:id="383759431">
              <w:tcPr>
                <w:tcW w:w="3400" w:type="dxa"/>
                <w:tcMar/>
                <w:vAlign w:val="center"/>
              </w:tcPr>
            </w:tcPrChange>
          </w:tcPr>
          <w:p w:rsidRPr="00B63BE3" w:rsidR="0032224F" w:rsidP="004655C5" w:rsidRDefault="0032224F" w14:paraId="6AF6CE97" w14:textId="1523EA0D">
            <w:pPr>
              <w:widowControl w:val="0"/>
              <w:spacing w:before="38"/>
              <w:ind w:left="139"/>
              <w:contextualSpacing/>
              <w:jc w:val="center"/>
              <w:rPr>
                <w:rFonts w:ascii="Arial" w:hAnsi="Arial" w:eastAsia="Arial Nova" w:cs="Arial"/>
                <w:color w:val="00B050"/>
              </w:rPr>
            </w:pPr>
            <w:r w:rsidRPr="00B63BE3">
              <w:rPr>
                <w:rFonts w:ascii="Arial" w:hAnsi="Arial" w:eastAsia="Arial Nova" w:cs="Arial"/>
                <w:color w:val="00B050"/>
              </w:rPr>
              <w:t>Cefazolin</w:t>
            </w:r>
          </w:p>
        </w:tc>
        <w:tc>
          <w:tcPr>
            <w:tcW w:w="2627" w:type="dxa"/>
            <w:vMerge w:val="restart"/>
            <w:tcMar/>
            <w:vAlign w:val="center"/>
            <w:tcPrChange w:author="Karunakaran, Sharon" w:date="2026-01-07T16:08:30.64Z" w:id="225241274">
              <w:tcPr>
                <w:tcW w:w="2340" w:type="dxa"/>
                <w:vMerge w:val="restart"/>
                <w:tcMar/>
                <w:vAlign w:val="center"/>
              </w:tcPr>
            </w:tcPrChange>
          </w:tcPr>
          <w:p w:rsidR="635E9282" w:rsidP="24B230E7" w:rsidRDefault="635E9282" w14:paraId="77435D51" w14:textId="3F96FFF8">
            <w:pPr>
              <w:widowControl w:val="0"/>
              <w:spacing w:before="38"/>
              <w:ind w:left="139"/>
              <w:contextualSpacing w:val="1"/>
              <w:jc w:val="center"/>
              <w:rPr>
                <w:ins w:author="Karunakaran, Sharon" w:date="2026-01-07T15:41:16.876Z" w16du:dateUtc="2026-01-07T15:41:16.876Z" w:id="321182027"/>
                <w:rFonts w:ascii="Arial" w:hAnsi="Arial" w:eastAsia="Arial" w:cs="Arial"/>
                <w:b w:val="0"/>
                <w:bCs w:val="0"/>
                <w:i w:val="0"/>
                <w:iCs w:val="0"/>
                <w:caps w:val="0"/>
                <w:smallCaps w:val="0"/>
                <w:noProof w:val="0"/>
                <w:color w:val="00B050"/>
                <w:sz w:val="22"/>
                <w:szCs w:val="22"/>
                <w:lang w:val="en-US"/>
              </w:rPr>
              <w:pPrChange w:author="Karunakaran, Sharon" w:date="2026-01-07T15:41:16.842Z">
                <w:pPr/>
              </w:pPrChange>
            </w:pPr>
            <w:ins w:author="Karunakaran, Sharon" w:date="2026-01-07T15:41:16.876Z" w:id="730696775">
              <w:r w:rsidRPr="24B230E7" w:rsidR="635E9282">
                <w:rPr>
                  <w:rFonts w:ascii="Arial" w:hAnsi="Arial" w:eastAsia="Arial" w:cs="Arial"/>
                  <w:b w:val="0"/>
                  <w:bCs w:val="0"/>
                  <w:i w:val="0"/>
                  <w:iCs w:val="0"/>
                  <w:caps w:val="0"/>
                  <w:smallCaps w:val="0"/>
                  <w:noProof w:val="0"/>
                  <w:color w:val="00B050"/>
                  <w:sz w:val="22"/>
                  <w:szCs w:val="22"/>
                  <w:lang w:val="en-US"/>
                </w:rPr>
                <w:t>Hardware placement: Add Vancomycin</w:t>
              </w:r>
            </w:ins>
          </w:p>
          <w:p w:rsidR="24B230E7" w:rsidP="24B230E7" w:rsidRDefault="24B230E7" w14:paraId="692EE26E" w14:textId="3FD4A104">
            <w:pPr>
              <w:widowControl w:val="0"/>
              <w:spacing w:before="38"/>
              <w:ind w:left="139"/>
              <w:contextualSpacing w:val="1"/>
              <w:jc w:val="center"/>
              <w:rPr>
                <w:ins w:author="Karunakaran, Sharon" w:date="2026-01-07T15:41:16.876Z" w16du:dateUtc="2026-01-07T15:41:16.876Z" w:id="1772043691"/>
                <w:rFonts w:ascii="Arial" w:hAnsi="Arial" w:eastAsia="Arial" w:cs="Arial"/>
                <w:b w:val="0"/>
                <w:bCs w:val="0"/>
                <w:i w:val="0"/>
                <w:iCs w:val="0"/>
                <w:caps w:val="0"/>
                <w:smallCaps w:val="0"/>
                <w:noProof w:val="0"/>
                <w:color w:val="00B050"/>
                <w:sz w:val="22"/>
                <w:szCs w:val="22"/>
                <w:lang w:val="en-US"/>
              </w:rPr>
              <w:pPrChange w:author="Karunakaran, Sharon" w:date="2026-01-07T15:41:16.855Z">
                <w:pPr/>
              </w:pPrChange>
            </w:pPr>
          </w:p>
          <w:p w:rsidR="635E9282" w:rsidP="24B230E7" w:rsidRDefault="635E9282" w14:paraId="7C316379" w14:textId="62A951AF">
            <w:pPr>
              <w:widowControl w:val="0"/>
              <w:spacing w:before="38"/>
              <w:ind w:left="139"/>
              <w:contextualSpacing w:val="1"/>
              <w:jc w:val="center"/>
              <w:rPr>
                <w:ins w:author="Karunakaran, Sharon" w:date="2026-01-07T15:41:16.876Z" w16du:dateUtc="2026-01-07T15:41:16.876Z" w:id="1346202054"/>
                <w:rFonts w:ascii="Arial" w:hAnsi="Arial" w:eastAsia="Arial" w:cs="Arial"/>
                <w:b w:val="0"/>
                <w:bCs w:val="0"/>
                <w:i w:val="0"/>
                <w:iCs w:val="0"/>
                <w:caps w:val="0"/>
                <w:smallCaps w:val="0"/>
                <w:noProof w:val="0"/>
                <w:color w:val="00B050"/>
                <w:sz w:val="22"/>
                <w:szCs w:val="22"/>
                <w:lang w:val="en-US"/>
              </w:rPr>
              <w:pPrChange w:author="Karunakaran, Sharon" w:date="2026-01-07T15:41:16.861Z">
                <w:pPr/>
              </w:pPrChange>
            </w:pPr>
            <w:ins w:author="Karunakaran, Sharon" w:date="2026-01-07T15:41:16.876Z" w:id="1900891373">
              <w:r w:rsidRPr="24B230E7" w:rsidR="635E9282">
                <w:rPr>
                  <w:rFonts w:ascii="Arial" w:hAnsi="Arial" w:eastAsia="Arial" w:cs="Arial"/>
                  <w:b w:val="0"/>
                  <w:bCs w:val="0"/>
                  <w:i w:val="0"/>
                  <w:iCs w:val="0"/>
                  <w:caps w:val="0"/>
                  <w:smallCaps w:val="0"/>
                  <w:noProof w:val="0"/>
                  <w:color w:val="00B050"/>
                  <w:sz w:val="22"/>
                  <w:szCs w:val="22"/>
                  <w:lang w:val="en-US"/>
                </w:rPr>
                <w:t>Rod adjustment/</w:t>
              </w:r>
            </w:ins>
          </w:p>
          <w:p w:rsidR="635E9282" w:rsidP="24B230E7" w:rsidRDefault="635E9282" w14:paraId="353D9ACD" w14:textId="7B12DACF">
            <w:pPr>
              <w:widowControl w:val="0"/>
              <w:spacing w:before="38"/>
              <w:ind w:left="139"/>
              <w:contextualSpacing w:val="1"/>
              <w:jc w:val="center"/>
              <w:rPr>
                <w:ins w:author="Karunakaran, Sharon" w:date="2026-01-07T15:41:16.876Z" w16du:dateUtc="2026-01-07T15:41:16.876Z" w:id="170122044"/>
                <w:rFonts w:ascii="Arial" w:hAnsi="Arial" w:eastAsia="Arial" w:cs="Arial"/>
                <w:b w:val="0"/>
                <w:bCs w:val="0"/>
                <w:i w:val="0"/>
                <w:iCs w:val="0"/>
                <w:caps w:val="0"/>
                <w:smallCaps w:val="0"/>
                <w:noProof w:val="0"/>
                <w:color w:val="00B050"/>
                <w:sz w:val="22"/>
                <w:szCs w:val="22"/>
                <w:lang w:val="en-US"/>
              </w:rPr>
              <w:pPrChange w:author="Karunakaran, Sharon" w:date="2026-01-07T15:41:16.868Z">
                <w:pPr/>
              </w:pPrChange>
            </w:pPr>
            <w:ins w:author="Karunakaran, Sharon" w:date="2026-01-07T15:41:16.876Z" w:id="1300529113">
              <w:r w:rsidRPr="24B230E7" w:rsidR="635E9282">
                <w:rPr>
                  <w:rFonts w:ascii="Arial" w:hAnsi="Arial" w:eastAsia="Arial" w:cs="Arial"/>
                  <w:b w:val="0"/>
                  <w:bCs w:val="0"/>
                  <w:i w:val="0"/>
                  <w:iCs w:val="0"/>
                  <w:caps w:val="0"/>
                  <w:smallCaps w:val="0"/>
                  <w:noProof w:val="0"/>
                  <w:color w:val="00B050"/>
                  <w:sz w:val="22"/>
                  <w:szCs w:val="22"/>
                  <w:lang w:val="en-US"/>
                </w:rPr>
                <w:t>lengthening (short procedures</w:t>
              </w:r>
              <w:r w:rsidRPr="24B230E7" w:rsidR="635E9282">
                <w:rPr>
                  <w:rFonts w:ascii="Arial" w:hAnsi="Arial" w:eastAsia="Arial" w:cs="Arial"/>
                  <w:b w:val="0"/>
                  <w:bCs w:val="0"/>
                  <w:i w:val="0"/>
                  <w:iCs w:val="0"/>
                  <w:caps w:val="0"/>
                  <w:smallCaps w:val="0"/>
                  <w:noProof w:val="0"/>
                  <w:color w:val="00B050"/>
                  <w:sz w:val="22"/>
                  <w:szCs w:val="22"/>
                  <w:lang w:val="en-US"/>
                </w:rPr>
                <w:t xml:space="preserve">); </w:t>
              </w:r>
              <w:r w:rsidRPr="24B230E7" w:rsidR="635E9282">
                <w:rPr>
                  <w:rFonts w:ascii="Arial" w:hAnsi="Arial" w:eastAsia="Arial" w:cs="Arial"/>
                  <w:b w:val="0"/>
                  <w:bCs w:val="0"/>
                  <w:i w:val="0"/>
                  <w:iCs w:val="0"/>
                  <w:caps w:val="0"/>
                  <w:smallCaps w:val="0"/>
                  <w:noProof w:val="0"/>
                  <w:color w:val="00B050"/>
                  <w:sz w:val="22"/>
                  <w:szCs w:val="22"/>
                  <w:lang w:val="en-US"/>
                </w:rPr>
                <w:t>Add</w:t>
              </w:r>
              <w:r w:rsidRPr="24B230E7" w:rsidR="635E9282">
                <w:rPr>
                  <w:rFonts w:ascii="Arial" w:hAnsi="Arial" w:eastAsia="Arial" w:cs="Arial"/>
                  <w:b w:val="0"/>
                  <w:bCs w:val="0"/>
                  <w:i w:val="0"/>
                  <w:iCs w:val="0"/>
                  <w:caps w:val="0"/>
                  <w:smallCaps w:val="0"/>
                  <w:noProof w:val="0"/>
                  <w:color w:val="00B050"/>
                  <w:sz w:val="22"/>
                  <w:szCs w:val="22"/>
                  <w:lang w:val="en-US"/>
                </w:rPr>
                <w:t xml:space="preserve"> Clindamycin</w:t>
              </w:r>
            </w:ins>
          </w:p>
          <w:p w:rsidR="24B230E7" w:rsidP="24B230E7" w:rsidRDefault="24B230E7" w14:paraId="1B996C16" w14:textId="52B2B563">
            <w:pPr>
              <w:pStyle w:val="Normal"/>
              <w:jc w:val="center"/>
              <w:rPr>
                <w:rFonts w:ascii="Arial" w:hAnsi="Arial" w:eastAsia="Arial Nova" w:cs="Arial"/>
                <w:color w:val="00B050"/>
              </w:rPr>
            </w:pPr>
          </w:p>
        </w:tc>
        <w:tc>
          <w:tcPr>
            <w:tcW w:w="4290" w:type="dxa"/>
            <w:tcMar/>
            <w:vAlign w:val="center"/>
            <w:tcPrChange w:author="Karunakaran, Sharon" w:date="2026-01-07T16:08:30.64Z" w:id="236775066">
              <w:tcPr>
                <w:tcW w:w="2340" w:type="dxa"/>
                <w:tcMar/>
                <w:vAlign w:val="center"/>
              </w:tcPr>
            </w:tcPrChange>
          </w:tcPr>
          <w:p w:rsidR="635E9282" w:rsidP="24B230E7" w:rsidRDefault="635E9282" w14:paraId="383D7343" w14:textId="688E23DF">
            <w:pPr>
              <w:pStyle w:val="Normal"/>
              <w:jc w:val="center"/>
              <w:rPr>
                <w:rFonts w:ascii="Arial" w:hAnsi="Arial" w:eastAsia="Arial Nova" w:cs="Arial"/>
                <w:color w:val="00B050"/>
              </w:rPr>
            </w:pPr>
            <w:ins w:author="Karunakaran, Sharon" w:date="2026-01-07T15:41:41.127Z" w:id="558316431">
              <w:r w:rsidRPr="24B230E7" w:rsidR="635E9282">
                <w:rPr>
                  <w:rFonts w:ascii="Arial" w:hAnsi="Arial" w:eastAsia="Arial Nova" w:cs="Arial"/>
                  <w:color w:val="00B050"/>
                </w:rPr>
                <w:t xml:space="preserve">24hrs </w:t>
              </w:r>
            </w:ins>
          </w:p>
        </w:tc>
      </w:tr>
      <w:tr w:rsidRPr="00B63BE3" w:rsidR="00B63BE3" w:rsidTr="24B230E7" w14:paraId="0CBCD6E0" w14:textId="59B1B9E1">
        <w:trPr>
          <w:trHeight w:val="300"/>
          <w:trPrChange w:author="Karunakaran, Sharon" w:date="2026-01-07T15:02:05.145Z" w16du:dateUtc="2026-01-07T15:02:05.145Z" w:id="1303597906">
            <w:trPr>
              <w:trHeight w:val="300"/>
            </w:trPr>
          </w:trPrChange>
        </w:trPr>
        <w:tc>
          <w:tcPr>
            <w:tcW w:w="4155" w:type="dxa"/>
            <w:tcMar/>
            <w:vAlign w:val="center"/>
            <w:tcPrChange w:author="Karunakaran, Sharon" w:date="2026-01-07T16:08:30.641Z" w:id="500042049">
              <w:tcPr>
                <w:tcW w:w="3075" w:type="dxa"/>
                <w:tcMar/>
                <w:vAlign w:val="center"/>
              </w:tcPr>
            </w:tcPrChange>
          </w:tcPr>
          <w:p w:rsidRPr="00B63BE3" w:rsidR="0032224F" w:rsidP="004655C5" w:rsidRDefault="0032224F" w14:paraId="57881BA6" w14:textId="48EA1953">
            <w:pPr>
              <w:contextualSpacing/>
              <w:jc w:val="center"/>
              <w:rPr>
                <w:rFonts w:ascii="Arial" w:hAnsi="Arial" w:eastAsia="Arial Nova" w:cs="Arial"/>
                <w:b/>
                <w:bCs/>
                <w:color w:val="00B050"/>
              </w:rPr>
            </w:pPr>
            <w:r w:rsidRPr="00B63BE3">
              <w:rPr>
                <w:rFonts w:ascii="Arial" w:hAnsi="Arial" w:eastAsia="Arial Nova" w:cs="Arial"/>
                <w:b/>
                <w:bCs/>
                <w:color w:val="00B050"/>
              </w:rPr>
              <w:t>Implantation of Internal Fixation Devices</w:t>
            </w:r>
          </w:p>
        </w:tc>
        <w:tc>
          <w:tcPr>
            <w:tcW w:w="3435" w:type="dxa"/>
            <w:tcMar/>
            <w:vAlign w:val="center"/>
            <w:tcPrChange w:author="Karunakaran, Sharon" w:date="2026-01-07T16:08:30.641Z" w:id="998174687">
              <w:tcPr>
                <w:tcW w:w="3400" w:type="dxa"/>
                <w:tcMar/>
                <w:vAlign w:val="center"/>
              </w:tcPr>
            </w:tcPrChange>
          </w:tcPr>
          <w:p w:rsidRPr="00B63BE3" w:rsidR="0032224F" w:rsidP="004655C5" w:rsidRDefault="0032224F" w14:paraId="66F705C1" w14:textId="5736223A">
            <w:pPr>
              <w:widowControl w:val="0"/>
              <w:spacing w:before="58"/>
              <w:ind w:left="139"/>
              <w:contextualSpacing/>
              <w:jc w:val="center"/>
              <w:rPr>
                <w:rFonts w:ascii="Arial" w:hAnsi="Arial" w:eastAsia="Arial Nova" w:cs="Arial"/>
                <w:color w:val="00B050"/>
              </w:rPr>
            </w:pPr>
            <w:r w:rsidRPr="00B63BE3">
              <w:rPr>
                <w:rFonts w:ascii="Arial" w:hAnsi="Arial" w:eastAsia="Arial Nova" w:cs="Arial"/>
                <w:color w:val="00B050"/>
              </w:rPr>
              <w:t>Cefazolin</w:t>
            </w:r>
          </w:p>
        </w:tc>
        <w:tc>
          <w:tcPr>
            <w:tcW w:w="2627" w:type="dxa"/>
            <w:vMerge/>
            <w:tcMar/>
            <w:vAlign w:val="center"/>
          </w:tcPr>
          <w:p w14:paraId="6D71DD6B"/>
        </w:tc>
        <w:tc>
          <w:tcPr>
            <w:tcW w:w="4290" w:type="dxa"/>
            <w:tcMar/>
            <w:vAlign w:val="center"/>
            <w:tcPrChange w:author="Karunakaran, Sharon" w:date="2026-01-07T16:08:30.641Z" w:id="330311020">
              <w:tcPr>
                <w:tcW w:w="2340" w:type="dxa"/>
                <w:tcMar/>
                <w:vAlign w:val="center"/>
              </w:tcPr>
            </w:tcPrChange>
          </w:tcPr>
          <w:p w:rsidR="4D63B6A5" w:rsidP="24B230E7" w:rsidRDefault="4D63B6A5" w14:paraId="05A666DD" w14:textId="16673AFE">
            <w:pPr>
              <w:pStyle w:val="Normal"/>
              <w:jc w:val="center"/>
              <w:rPr>
                <w:ins w:author="Karunakaran, Sharon" w:date="2026-01-07T15:46:20.522Z" w16du:dateUtc="2026-01-07T15:46:20.522Z" w:id="1517596874"/>
                <w:rFonts w:ascii="Arial" w:hAnsi="Arial" w:eastAsia="Arial Nova" w:cs="Arial"/>
                <w:color w:val="00B050"/>
              </w:rPr>
            </w:pPr>
            <w:ins w:author="Karunakaran, Sharon" w:date="2026-01-07T15:46:20.522Z" w:id="2004970996">
              <w:r w:rsidRPr="24B230E7" w:rsidR="4D63B6A5">
                <w:rPr>
                  <w:rFonts w:ascii="Arial" w:hAnsi="Arial" w:eastAsia="Arial Nova" w:cs="Arial"/>
                  <w:color w:val="00B050"/>
                </w:rPr>
                <w:t>24hrs</w:t>
              </w:r>
            </w:ins>
          </w:p>
          <w:p w:rsidR="24B230E7" w:rsidP="24B230E7" w:rsidRDefault="24B230E7" w14:paraId="1EDC0554" w14:textId="1D60EF5E">
            <w:pPr>
              <w:pStyle w:val="Normal"/>
              <w:jc w:val="center"/>
              <w:rPr>
                <w:rFonts w:ascii="Arial" w:hAnsi="Arial" w:eastAsia="Arial Nova" w:cs="Arial"/>
                <w:color w:val="00B050"/>
              </w:rPr>
            </w:pPr>
          </w:p>
        </w:tc>
      </w:tr>
      <w:tr w:rsidRPr="00B63BE3" w:rsidR="00B63BE3" w:rsidTr="24B230E7" w14:paraId="33894157" w14:textId="0EDDDFFE">
        <w:trPr>
          <w:trHeight w:val="300"/>
          <w:trPrChange w:author="Karunakaran, Sharon" w:date="2026-01-07T15:02:05.146Z" w16du:dateUtc="2026-01-07T15:02:05.146Z" w:id="2003569935">
            <w:trPr>
              <w:trHeight w:val="300"/>
            </w:trPr>
          </w:trPrChange>
        </w:trPr>
        <w:tc>
          <w:tcPr>
            <w:tcW w:w="4155" w:type="dxa"/>
            <w:tcMar/>
            <w:vAlign w:val="center"/>
            <w:tcPrChange w:author="Karunakaran, Sharon" w:date="2026-01-07T16:08:30.641Z" w:id="1550232452">
              <w:tcPr>
                <w:tcW w:w="3075" w:type="dxa"/>
                <w:tcMar/>
                <w:vAlign w:val="center"/>
              </w:tcPr>
            </w:tcPrChange>
          </w:tcPr>
          <w:p w:rsidRPr="00B63BE3" w:rsidR="0032224F" w:rsidP="004655C5" w:rsidRDefault="0032224F" w14:paraId="5C94A184" w14:textId="47E6761C">
            <w:pPr>
              <w:contextualSpacing/>
              <w:jc w:val="center"/>
              <w:rPr>
                <w:rFonts w:ascii="Arial" w:hAnsi="Arial" w:eastAsia="Arial Nova" w:cs="Arial"/>
                <w:b/>
                <w:bCs/>
                <w:color w:val="00B050"/>
              </w:rPr>
            </w:pPr>
            <w:r w:rsidRPr="00B63BE3">
              <w:rPr>
                <w:rFonts w:ascii="Arial" w:hAnsi="Arial" w:eastAsia="Arial Nova" w:cs="Arial"/>
                <w:b/>
                <w:bCs/>
                <w:color w:val="00B050"/>
              </w:rPr>
              <w:t>Osteotomy</w:t>
            </w:r>
          </w:p>
        </w:tc>
        <w:tc>
          <w:tcPr>
            <w:tcW w:w="3435" w:type="dxa"/>
            <w:tcMar/>
            <w:vAlign w:val="center"/>
            <w:tcPrChange w:author="Karunakaran, Sharon" w:date="2026-01-07T16:08:30.641Z" w:id="917797165">
              <w:tcPr>
                <w:tcW w:w="3400" w:type="dxa"/>
                <w:tcMar/>
                <w:vAlign w:val="center"/>
              </w:tcPr>
            </w:tcPrChange>
          </w:tcPr>
          <w:p w:rsidRPr="00B63BE3" w:rsidR="0032224F" w:rsidP="004655C5" w:rsidRDefault="0032224F" w14:paraId="6FAD573A" w14:textId="0D3C835E">
            <w:pPr>
              <w:widowControl w:val="0"/>
              <w:spacing w:before="58"/>
              <w:ind w:left="139"/>
              <w:contextualSpacing/>
              <w:jc w:val="center"/>
              <w:rPr>
                <w:rFonts w:ascii="Arial" w:hAnsi="Arial" w:eastAsia="Arial Nova" w:cs="Arial"/>
                <w:color w:val="00B050"/>
              </w:rPr>
            </w:pPr>
            <w:r w:rsidRPr="00B63BE3">
              <w:rPr>
                <w:rFonts w:ascii="Arial" w:hAnsi="Arial" w:eastAsia="Arial Nova" w:cs="Arial"/>
                <w:color w:val="00B050"/>
              </w:rPr>
              <w:t>Cefazolin</w:t>
            </w:r>
          </w:p>
        </w:tc>
        <w:tc>
          <w:tcPr>
            <w:tcW w:w="2627" w:type="dxa"/>
            <w:vMerge/>
            <w:tcMar/>
            <w:vAlign w:val="center"/>
          </w:tcPr>
          <w:p w14:paraId="58265628"/>
        </w:tc>
        <w:tc>
          <w:tcPr>
            <w:tcW w:w="4290" w:type="dxa"/>
            <w:tcMar/>
            <w:vAlign w:val="center"/>
            <w:tcPrChange w:author="Karunakaran, Sharon" w:date="2026-01-07T16:08:30.641Z" w:id="1742890243">
              <w:tcPr>
                <w:tcW w:w="2340" w:type="dxa"/>
                <w:tcMar/>
                <w:vAlign w:val="center"/>
              </w:tcPr>
            </w:tcPrChange>
          </w:tcPr>
          <w:p w:rsidR="7912DF71" w:rsidP="24B230E7" w:rsidRDefault="7912DF71" w14:paraId="76D6B5ED" w14:textId="641CBDC9">
            <w:pPr>
              <w:pStyle w:val="Normal"/>
              <w:jc w:val="center"/>
              <w:rPr>
                <w:rFonts w:ascii="Arial" w:hAnsi="Arial" w:eastAsia="Arial Nova" w:cs="Arial"/>
                <w:color w:val="00B050"/>
              </w:rPr>
            </w:pPr>
            <w:ins w:author="Karunakaran, Sharon" w:date="2026-01-07T15:46:28.021Z" w:id="2086495452">
              <w:r w:rsidRPr="24B230E7" w:rsidR="7912DF71">
                <w:rPr>
                  <w:rFonts w:ascii="Arial" w:hAnsi="Arial" w:eastAsia="Arial Nova" w:cs="Arial"/>
                  <w:color w:val="00B050"/>
                </w:rPr>
                <w:t>24hrs</w:t>
              </w:r>
            </w:ins>
          </w:p>
        </w:tc>
      </w:tr>
      <w:tr w:rsidRPr="00B63BE3" w:rsidR="00B63BE3" w:rsidTr="24B230E7" w14:paraId="4B204AE8" w14:textId="5F555194">
        <w:trPr>
          <w:trHeight w:val="300"/>
          <w:trPrChange w:author="Karunakaran, Sharon" w:date="2026-01-07T15:02:05.147Z" w16du:dateUtc="2026-01-07T15:02:05.147Z" w:id="754634150">
            <w:trPr>
              <w:trHeight w:val="300"/>
            </w:trPr>
          </w:trPrChange>
        </w:trPr>
        <w:tc>
          <w:tcPr>
            <w:tcW w:w="4155" w:type="dxa"/>
            <w:tcMar/>
            <w:vAlign w:val="center"/>
            <w:tcPrChange w:author="Karunakaran, Sharon" w:date="2026-01-07T16:08:30.641Z" w:id="532074278">
              <w:tcPr>
                <w:tcW w:w="3075" w:type="dxa"/>
                <w:tcMar/>
                <w:vAlign w:val="center"/>
              </w:tcPr>
            </w:tcPrChange>
          </w:tcPr>
          <w:p w:rsidRPr="00B63BE3" w:rsidR="0032224F" w:rsidP="004655C5" w:rsidRDefault="0032224F" w14:paraId="014E752C" w14:textId="12F1ACCA">
            <w:pPr>
              <w:contextualSpacing/>
              <w:jc w:val="center"/>
              <w:rPr>
                <w:rFonts w:ascii="Arial" w:hAnsi="Arial" w:eastAsia="Arial Nova" w:cs="Arial"/>
                <w:b/>
                <w:bCs/>
                <w:color w:val="00B050"/>
              </w:rPr>
            </w:pPr>
            <w:r w:rsidRPr="00B63BE3">
              <w:rPr>
                <w:rFonts w:ascii="Arial" w:hAnsi="Arial" w:eastAsia="Arial Nova" w:cs="Arial"/>
                <w:b/>
                <w:bCs/>
                <w:color w:val="00B050"/>
              </w:rPr>
              <w:t>Spinal Fusion (Idiopathic)</w:t>
            </w:r>
          </w:p>
        </w:tc>
        <w:tc>
          <w:tcPr>
            <w:tcW w:w="3435" w:type="dxa"/>
            <w:tcMar/>
            <w:vAlign w:val="center"/>
            <w:tcPrChange w:author="Karunakaran, Sharon" w:date="2026-01-07T16:08:30.642Z" w:id="1950974833">
              <w:tcPr>
                <w:tcW w:w="3400" w:type="dxa"/>
                <w:tcMar/>
                <w:vAlign w:val="center"/>
              </w:tcPr>
            </w:tcPrChange>
          </w:tcPr>
          <w:p w:rsidRPr="00B63BE3" w:rsidR="0032224F" w:rsidP="004655C5" w:rsidRDefault="0032224F" w14:paraId="58AFCC11" w14:textId="4D3FD952">
            <w:pPr>
              <w:widowControl w:val="0"/>
              <w:spacing w:before="58"/>
              <w:ind w:left="139"/>
              <w:contextualSpacing/>
              <w:jc w:val="center"/>
              <w:rPr>
                <w:rFonts w:ascii="Arial" w:hAnsi="Arial" w:eastAsia="Arial Nova" w:cs="Arial"/>
                <w:color w:val="00B050"/>
              </w:rPr>
            </w:pPr>
            <w:r w:rsidRPr="00B63BE3">
              <w:rPr>
                <w:rFonts w:ascii="Arial" w:hAnsi="Arial" w:eastAsia="Arial Nova" w:cs="Arial"/>
                <w:color w:val="00B050"/>
              </w:rPr>
              <w:t>Cefazolin</w:t>
            </w:r>
          </w:p>
        </w:tc>
        <w:tc>
          <w:tcPr>
            <w:tcW w:w="2627" w:type="dxa"/>
            <w:vMerge/>
            <w:tcMar/>
            <w:vAlign w:val="center"/>
          </w:tcPr>
          <w:p w14:paraId="4903FD06"/>
        </w:tc>
        <w:tc>
          <w:tcPr>
            <w:tcW w:w="4290" w:type="dxa"/>
            <w:tcMar/>
            <w:vAlign w:val="center"/>
            <w:tcPrChange w:author="Karunakaran, Sharon" w:date="2026-01-07T16:08:30.642Z" w:id="47129304">
              <w:tcPr>
                <w:tcW w:w="2340" w:type="dxa"/>
                <w:tcMar/>
                <w:vAlign w:val="center"/>
              </w:tcPr>
            </w:tcPrChange>
          </w:tcPr>
          <w:p w:rsidR="30472293" w:rsidP="24B230E7" w:rsidRDefault="30472293" w14:paraId="7FF3F26F" w14:textId="571D72B7">
            <w:pPr>
              <w:pStyle w:val="Normal"/>
              <w:jc w:val="center"/>
              <w:rPr>
                <w:ins w:author="Karunakaran, Sharon" w:date="2026-01-07T15:46:33.934Z" w16du:dateUtc="2026-01-07T15:46:33.934Z" w:id="322658134"/>
                <w:rFonts w:ascii="Arial" w:hAnsi="Arial" w:eastAsia="Arial Nova" w:cs="Arial"/>
                <w:color w:val="00B050"/>
              </w:rPr>
            </w:pPr>
            <w:ins w:author="Karunakaran, Sharon" w:date="2026-01-07T15:46:33.934Z" w:id="1853412736">
              <w:r w:rsidRPr="24B230E7" w:rsidR="30472293">
                <w:rPr>
                  <w:rFonts w:ascii="Arial" w:hAnsi="Arial" w:eastAsia="Arial Nova" w:cs="Arial"/>
                  <w:color w:val="00B050"/>
                </w:rPr>
                <w:t>24hrs</w:t>
              </w:r>
            </w:ins>
          </w:p>
          <w:p w:rsidR="24B230E7" w:rsidP="24B230E7" w:rsidRDefault="24B230E7" w14:paraId="040D5E1C" w14:textId="4E0DE138">
            <w:pPr>
              <w:pStyle w:val="Normal"/>
              <w:jc w:val="center"/>
              <w:rPr>
                <w:rFonts w:ascii="Arial" w:hAnsi="Arial" w:eastAsia="Arial Nova" w:cs="Arial"/>
                <w:color w:val="00B050"/>
              </w:rPr>
            </w:pPr>
          </w:p>
        </w:tc>
      </w:tr>
      <w:tr w:rsidRPr="00B63BE3" w:rsidR="00B63BE3" w:rsidTr="24B230E7" w14:paraId="2E92B3FE" w14:textId="702FAA4A">
        <w:trPr>
          <w:trHeight w:val="629"/>
          <w:trPrChange w:author="Karunakaran, Sharon" w:date="2026-01-07T15:02:05.147Z" w16du:dateUtc="2026-01-07T15:02:05.147Z" w:id="1115105679">
            <w:trPr>
              <w:trHeight w:val="629"/>
            </w:trPr>
          </w:trPrChange>
        </w:trPr>
        <w:tc>
          <w:tcPr>
            <w:tcW w:w="4155" w:type="dxa"/>
            <w:tcMar/>
            <w:vAlign w:val="center"/>
            <w:tcPrChange w:author="Karunakaran, Sharon" w:date="2026-01-07T16:08:30.642Z" w:id="2047871105">
              <w:tcPr>
                <w:tcW w:w="3075" w:type="dxa"/>
                <w:tcMar/>
                <w:vAlign w:val="center"/>
              </w:tcPr>
            </w:tcPrChange>
          </w:tcPr>
          <w:p w:rsidRPr="00B63BE3" w:rsidR="0032224F" w:rsidP="008526D8" w:rsidRDefault="0032224F" w14:paraId="692D3B8A" w14:textId="6EE99B24">
            <w:pPr>
              <w:contextualSpacing/>
              <w:jc w:val="center"/>
              <w:rPr>
                <w:rFonts w:ascii="Arial" w:hAnsi="Arial" w:eastAsia="Arial Nova" w:cs="Arial"/>
                <w:b/>
                <w:bCs/>
                <w:color w:val="00B050"/>
              </w:rPr>
            </w:pPr>
            <w:r w:rsidRPr="00B63BE3">
              <w:rPr>
                <w:rFonts w:ascii="Arial" w:hAnsi="Arial" w:eastAsia="Arial Nova" w:cs="Arial"/>
                <w:b/>
                <w:bCs/>
                <w:color w:val="00B050"/>
              </w:rPr>
              <w:t>Spinal Fusion (Neuromuscular)</w:t>
            </w:r>
          </w:p>
        </w:tc>
        <w:tc>
          <w:tcPr>
            <w:tcW w:w="3435" w:type="dxa"/>
            <w:tcMar/>
            <w:vAlign w:val="center"/>
            <w:tcPrChange w:author="Karunakaran, Sharon" w:date="2026-01-07T16:08:30.642Z" w:id="1261701810">
              <w:tcPr>
                <w:tcW w:w="3400" w:type="dxa"/>
                <w:tcMar/>
                <w:vAlign w:val="center"/>
              </w:tcPr>
            </w:tcPrChange>
          </w:tcPr>
          <w:p w:rsidRPr="00B63BE3" w:rsidR="0032224F" w:rsidP="008526D8" w:rsidRDefault="0032224F" w14:paraId="5039FAE5" w14:textId="77777777">
            <w:pPr>
              <w:widowControl w:val="0"/>
              <w:spacing w:before="58"/>
              <w:ind w:left="139"/>
              <w:contextualSpacing/>
              <w:jc w:val="center"/>
              <w:rPr>
                <w:rFonts w:ascii="Arial" w:hAnsi="Arial" w:eastAsia="Arial Nova" w:cs="Arial"/>
                <w:color w:val="00B050"/>
              </w:rPr>
            </w:pPr>
            <w:r w:rsidRPr="00B63BE3">
              <w:rPr>
                <w:rFonts w:ascii="Arial" w:hAnsi="Arial" w:eastAsia="Arial Nova" w:cs="Arial"/>
                <w:color w:val="00B050"/>
              </w:rPr>
              <w:t>Cefazolin</w:t>
            </w:r>
          </w:p>
          <w:p w:rsidRPr="00B63BE3" w:rsidR="0032224F" w:rsidP="008526D8" w:rsidRDefault="00C51E04" w14:paraId="07521A31" w14:textId="48083FBF">
            <w:pPr>
              <w:widowControl w:val="0"/>
              <w:spacing w:before="58"/>
              <w:ind w:left="139"/>
              <w:contextualSpacing/>
              <w:jc w:val="center"/>
              <w:rPr>
                <w:rFonts w:ascii="Arial" w:hAnsi="Arial" w:eastAsia="Arial Nova" w:cs="Arial"/>
                <w:color w:val="00B050"/>
              </w:rPr>
            </w:pPr>
            <w:r w:rsidRPr="00B63BE3">
              <w:rPr>
                <w:rFonts w:ascii="Arial" w:hAnsi="Arial" w:eastAsia="Arial Nova" w:cs="Arial"/>
                <w:color w:val="00B050"/>
              </w:rPr>
              <w:t>+</w:t>
            </w:r>
            <w:r w:rsidRPr="00B63BE3" w:rsidR="0032224F">
              <w:rPr>
                <w:rFonts w:ascii="Arial" w:hAnsi="Arial" w:eastAsia="Arial Nova" w:cs="Arial"/>
                <w:color w:val="00B050"/>
              </w:rPr>
              <w:t xml:space="preserve"> gentamicin </w:t>
            </w:r>
            <w:r w:rsidRPr="00B63BE3">
              <w:rPr>
                <w:rFonts w:ascii="Arial" w:hAnsi="Arial" w:eastAsia="Arial Nova" w:cs="Arial"/>
                <w:color w:val="00B050"/>
              </w:rPr>
              <w:t>only</w:t>
            </w:r>
            <w:r w:rsidRPr="00B63BE3" w:rsidR="0032224F">
              <w:rPr>
                <w:rFonts w:ascii="Arial" w:hAnsi="Arial" w:eastAsia="Arial Nova" w:cs="Arial"/>
                <w:color w:val="00B050"/>
              </w:rPr>
              <w:t xml:space="preserve"> if bowel/bladder incontinence</w:t>
            </w:r>
          </w:p>
        </w:tc>
        <w:tc>
          <w:tcPr>
            <w:tcW w:w="2627" w:type="dxa"/>
            <w:vMerge/>
            <w:tcMar/>
            <w:vAlign w:val="center"/>
          </w:tcPr>
          <w:p w14:paraId="24AFC9BF"/>
        </w:tc>
        <w:tc>
          <w:tcPr>
            <w:tcW w:w="4290" w:type="dxa"/>
            <w:tcMar/>
            <w:vAlign w:val="center"/>
            <w:tcPrChange w:author="Karunakaran, Sharon" w:date="2026-01-07T16:08:30.642Z" w:id="343500164">
              <w:tcPr>
                <w:tcW w:w="2340" w:type="dxa"/>
                <w:tcMar/>
                <w:vAlign w:val="center"/>
              </w:tcPr>
            </w:tcPrChange>
          </w:tcPr>
          <w:p w:rsidR="1077AA63" w:rsidP="24B230E7" w:rsidRDefault="1077AA63" w14:paraId="1AF0F087" w14:textId="6362F768">
            <w:pPr>
              <w:pStyle w:val="Normal"/>
              <w:jc w:val="center"/>
              <w:rPr>
                <w:ins w:author="Karunakaran, Sharon" w:date="2026-01-07T15:46:36.216Z" w16du:dateUtc="2026-01-07T15:46:36.216Z" w:id="511272184"/>
                <w:rFonts w:ascii="Arial" w:hAnsi="Arial" w:eastAsia="Arial Nova" w:cs="Arial"/>
                <w:color w:val="00B050"/>
              </w:rPr>
            </w:pPr>
            <w:ins w:author="Karunakaran, Sharon" w:date="2026-01-07T15:46:36.216Z" w:id="917828789">
              <w:r w:rsidRPr="24B230E7" w:rsidR="1077AA63">
                <w:rPr>
                  <w:rFonts w:ascii="Arial" w:hAnsi="Arial" w:eastAsia="Arial Nova" w:cs="Arial"/>
                  <w:color w:val="00B050"/>
                </w:rPr>
                <w:t>24hrs</w:t>
              </w:r>
            </w:ins>
          </w:p>
          <w:p w:rsidR="24B230E7" w:rsidP="24B230E7" w:rsidRDefault="24B230E7" w14:paraId="57C5CAA1" w14:textId="3B501322">
            <w:pPr>
              <w:pStyle w:val="Normal"/>
              <w:jc w:val="center"/>
              <w:rPr>
                <w:rFonts w:ascii="Arial" w:hAnsi="Arial" w:eastAsia="Arial Nova" w:cs="Arial"/>
                <w:color w:val="00B050"/>
              </w:rPr>
            </w:pPr>
          </w:p>
        </w:tc>
      </w:tr>
      <w:tr w:rsidRPr="00B63BE3" w:rsidR="00B63BE3" w:rsidTr="24B230E7" w14:paraId="63974FBA" w14:textId="1DEA63A0">
        <w:trPr>
          <w:trHeight w:val="300"/>
          <w:trPrChange w:author="Karunakaran, Sharon" w:date="2026-01-07T15:02:05.148Z" w16du:dateUtc="2026-01-07T15:02:05.148Z" w:id="1305825149">
            <w:trPr>
              <w:trHeight w:val="300"/>
            </w:trPr>
          </w:trPrChange>
        </w:trPr>
        <w:tc>
          <w:tcPr>
            <w:tcW w:w="4155" w:type="dxa"/>
            <w:tcMar/>
            <w:vAlign w:val="center"/>
            <w:tcPrChange w:author="Karunakaran, Sharon" w:date="2026-01-07T16:08:30.642Z" w:id="1970909360">
              <w:tcPr>
                <w:tcW w:w="3075" w:type="dxa"/>
                <w:tcMar/>
                <w:vAlign w:val="center"/>
              </w:tcPr>
            </w:tcPrChange>
          </w:tcPr>
          <w:p w:rsidRPr="00B63BE3" w:rsidR="0032224F" w:rsidP="008526D8" w:rsidRDefault="0032224F" w14:paraId="1C66DEF1" w14:textId="44778EF9">
            <w:pPr>
              <w:contextualSpacing/>
              <w:jc w:val="center"/>
              <w:rPr>
                <w:rFonts w:ascii="Arial" w:hAnsi="Arial" w:eastAsia="Arial Nova" w:cs="Arial"/>
                <w:b/>
                <w:bCs/>
                <w:color w:val="00B050"/>
              </w:rPr>
            </w:pPr>
            <w:r w:rsidRPr="00B63BE3">
              <w:rPr>
                <w:rFonts w:ascii="Arial" w:hAnsi="Arial" w:eastAsia="Arial Nova" w:cs="Arial"/>
                <w:b/>
                <w:bCs/>
                <w:color w:val="00B050"/>
              </w:rPr>
              <w:t>Laminectomy</w:t>
            </w:r>
          </w:p>
        </w:tc>
        <w:tc>
          <w:tcPr>
            <w:tcW w:w="3435" w:type="dxa"/>
            <w:tcMar/>
            <w:vAlign w:val="center"/>
            <w:tcPrChange w:author="Karunakaran, Sharon" w:date="2026-01-07T16:08:30.642Z" w:id="414755040">
              <w:tcPr>
                <w:tcW w:w="3400" w:type="dxa"/>
                <w:tcMar/>
                <w:vAlign w:val="center"/>
              </w:tcPr>
            </w:tcPrChange>
          </w:tcPr>
          <w:p w:rsidRPr="00B63BE3" w:rsidR="0032224F" w:rsidP="008526D8" w:rsidRDefault="0032224F" w14:paraId="2F9D0202" w14:textId="128260D5">
            <w:pPr>
              <w:widowControl w:val="0"/>
              <w:spacing w:before="59"/>
              <w:ind w:left="139"/>
              <w:contextualSpacing/>
              <w:jc w:val="center"/>
              <w:rPr>
                <w:rFonts w:ascii="Arial" w:hAnsi="Arial" w:eastAsia="Arial Nova" w:cs="Arial"/>
                <w:color w:val="00B050"/>
              </w:rPr>
            </w:pPr>
            <w:r w:rsidRPr="00B63BE3">
              <w:rPr>
                <w:rFonts w:ascii="Arial" w:hAnsi="Arial" w:eastAsia="Arial Nova" w:cs="Arial"/>
                <w:color w:val="00B050"/>
              </w:rPr>
              <w:t>Cefazolin</w:t>
            </w:r>
          </w:p>
        </w:tc>
        <w:tc>
          <w:tcPr>
            <w:tcW w:w="2627" w:type="dxa"/>
            <w:vMerge/>
            <w:tcMar/>
            <w:vAlign w:val="center"/>
          </w:tcPr>
          <w:p w14:paraId="38413EC4"/>
        </w:tc>
        <w:tc>
          <w:tcPr>
            <w:tcW w:w="4290" w:type="dxa"/>
            <w:tcMar/>
            <w:vAlign w:val="center"/>
            <w:tcPrChange w:author="Karunakaran, Sharon" w:date="2026-01-07T16:08:30.642Z" w:id="320604258">
              <w:tcPr>
                <w:tcW w:w="2340" w:type="dxa"/>
                <w:tcMar/>
                <w:vAlign w:val="center"/>
              </w:tcPr>
            </w:tcPrChange>
          </w:tcPr>
          <w:p w:rsidR="4A754FEC" w:rsidP="24B230E7" w:rsidRDefault="4A754FEC" w14:paraId="38715F7D" w14:textId="60D7BA17">
            <w:pPr>
              <w:pStyle w:val="Normal"/>
              <w:jc w:val="center"/>
              <w:rPr>
                <w:ins w:author="Karunakaran, Sharon" w:date="2026-01-07T15:46:37.952Z" w16du:dateUtc="2026-01-07T15:46:37.952Z" w:id="222555788"/>
                <w:rFonts w:ascii="Arial" w:hAnsi="Arial" w:eastAsia="Arial Nova" w:cs="Arial"/>
                <w:color w:val="00B050"/>
              </w:rPr>
            </w:pPr>
            <w:ins w:author="Karunakaran, Sharon" w:date="2026-01-07T15:46:37.952Z" w:id="1081533321">
              <w:r w:rsidRPr="24B230E7" w:rsidR="4A754FEC">
                <w:rPr>
                  <w:rFonts w:ascii="Arial" w:hAnsi="Arial" w:eastAsia="Arial Nova" w:cs="Arial"/>
                  <w:color w:val="00B050"/>
                </w:rPr>
                <w:t>24hrs</w:t>
              </w:r>
            </w:ins>
          </w:p>
          <w:p w:rsidR="24B230E7" w:rsidP="24B230E7" w:rsidRDefault="24B230E7" w14:paraId="6C96A29D" w14:textId="7005F83C">
            <w:pPr>
              <w:pStyle w:val="Normal"/>
              <w:jc w:val="center"/>
              <w:rPr>
                <w:rFonts w:ascii="Arial" w:hAnsi="Arial" w:eastAsia="Arial Nova" w:cs="Arial"/>
                <w:color w:val="00B050"/>
              </w:rPr>
            </w:pPr>
          </w:p>
        </w:tc>
      </w:tr>
      <w:bookmarkEnd w:id="0"/>
    </w:tbl>
    <w:p w:rsidRPr="00B63BE3" w:rsidR="4D3CEDAF" w:rsidP="004655C5" w:rsidRDefault="4D3CEDAF" w14:paraId="238CA6D9" w14:textId="7097FD81">
      <w:pPr>
        <w:contextualSpacing/>
        <w:rPr>
          <w:rFonts w:ascii="Arial" w:hAnsi="Arial" w:cs="Arial"/>
          <w:b/>
          <w:bCs/>
          <w:color w:val="00B050"/>
        </w:rPr>
      </w:pPr>
    </w:p>
    <w:p w:rsidR="00473E5D" w:rsidP="00473E5D" w:rsidRDefault="00473E5D" w14:paraId="5734D8E4" w14:textId="6F7D4626">
      <w:pPr>
        <w:contextualSpacing/>
        <w:rPr>
          <w:rFonts w:ascii="Arial" w:hAnsi="Arial" w:eastAsia="Arial Nova" w:cs="Arial"/>
          <w:b/>
          <w:bCs/>
          <w:sz w:val="28"/>
          <w:szCs w:val="28"/>
          <w:u w:val="single"/>
        </w:rPr>
      </w:pPr>
      <w:bookmarkStart w:name="_Hlk176527283" w:id="1"/>
      <w:r>
        <w:rPr>
          <w:rFonts w:ascii="Arial" w:hAnsi="Arial" w:eastAsia="Arial Nova" w:cs="Arial"/>
          <w:b/>
          <w:bCs/>
          <w:sz w:val="28"/>
          <w:szCs w:val="28"/>
          <w:u w:val="single"/>
        </w:rPr>
        <w:t>Otolaryngology Procedures</w:t>
      </w:r>
    </w:p>
    <w:p w:rsidR="00A83FAA" w:rsidP="00473E5D" w:rsidRDefault="00A83FAA" w14:paraId="7A9A2B64" w14:textId="77777777">
      <w:pPr>
        <w:contextualSpacing/>
        <w:rPr>
          <w:rFonts w:ascii="Arial" w:hAnsi="Arial" w:eastAsia="Arial Nova" w:cs="Arial"/>
          <w:b/>
          <w:color w:val="FF0000"/>
        </w:rPr>
      </w:pPr>
    </w:p>
    <w:tbl>
      <w:tblPr>
        <w:tblStyle w:val="TableGrid"/>
        <w:tblW w:w="14540" w:type="dxa"/>
        <w:tblLayout w:type="fixed"/>
        <w:tblLook w:val="04A0" w:firstRow="1" w:lastRow="0" w:firstColumn="1" w:lastColumn="0" w:noHBand="0" w:noVBand="1"/>
        <w:tblPrChange w:author="Karunakaran, Sharon" w:date="2026-01-07T16:08:26.449Z" w16du:dateUtc="2026-01-07T16:08:26.449Z" w:id="1372413194">
          <w:tblPr>
            <w:tblStyle w:val="TableGrid"/>
            <w:tblW w:w="0" w:type="auto"/>
            <w:tblLook w:val="04A0" w:firstRow="1" w:lastRow="0" w:firstColumn="1" w:lastColumn="0" w:noHBand="0" w:noVBand="1"/>
          </w:tblPr>
        </w:tblPrChange>
      </w:tblPr>
      <w:tblGrid>
        <w:gridCol w:w="1255"/>
        <w:gridCol w:w="3656"/>
        <w:gridCol w:w="844"/>
        <w:gridCol w:w="3595"/>
        <w:gridCol w:w="5190"/>
        <w:tblGridChange w:id="1750274740">
          <w:tblGrid>
            <w:gridCol w:w="1255"/>
            <w:gridCol w:w="3656"/>
            <w:gridCol w:w="844"/>
            <w:gridCol w:w="3595"/>
            <w:gridCol w:w="3595"/>
          </w:tblGrid>
        </w:tblGridChange>
      </w:tblGrid>
      <w:tr w:rsidR="00A83FAA" w:rsidTr="24B230E7" w14:paraId="7A991F69" w14:textId="77777777">
        <w:trPr>
          <w:trHeight w:val="300"/>
          <w:trPrChange w:author="Karunakaran, Sharon" w:date="2026-01-07T16:08:23.92Z" w16du:dateUtc="2026-01-07T16:08:23.92Z" w:id="610689508">
            <w:trPr>
              <w:trHeight w:val="300"/>
            </w:trPr>
          </w:trPrChange>
        </w:trPr>
        <w:tc>
          <w:tcPr>
            <w:tcW w:w="9350" w:type="dxa"/>
            <w:gridSpan w:val="4"/>
            <w:tcMar/>
            <w:tcPrChange w:author="Karunakaran, Sharon" w:date="2026-01-07T16:08:26.449Z" w:id="62555240">
              <w:tcPr>
                <w:tcW w:w="9350" w:type="dxa"/>
                <w:gridSpan w:val="4"/>
                <w:tcMar/>
              </w:tcPr>
            </w:tcPrChange>
          </w:tcPr>
          <w:p w:rsidRPr="00A83FAA" w:rsidR="00A83FAA" w:rsidP="004B6B84" w:rsidRDefault="00A83FAA" w14:paraId="18346B1B" w14:textId="2DFDA0AF">
            <w:pPr>
              <w:contextualSpacing/>
              <w:rPr>
                <w:rFonts w:ascii="Arial" w:hAnsi="Arial" w:eastAsia="Arial Nova" w:cs="Arial"/>
                <w:b/>
              </w:rPr>
            </w:pPr>
            <w:r w:rsidRPr="00A83FAA">
              <w:rPr>
                <w:rFonts w:ascii="Arial" w:hAnsi="Arial" w:eastAsia="Arial Nova" w:cs="Arial"/>
                <w:b/>
                <w:bCs/>
              </w:rPr>
              <w:t>Procedure</w:t>
            </w:r>
            <w:r w:rsidRPr="00A83FAA">
              <w:rPr>
                <w:rFonts w:ascii="Arial" w:hAnsi="Arial" w:eastAsia="Arial Nova" w:cs="Arial"/>
                <w:b/>
              </w:rPr>
              <w:t>s for which Prophylaxis is recommended</w:t>
            </w:r>
          </w:p>
          <w:p w:rsidRPr="00180E67" w:rsidR="00A83FAA" w:rsidP="004B6B84" w:rsidRDefault="00180E67" w14:paraId="147251AF" w14:textId="083A0203">
            <w:pPr>
              <w:contextualSpacing/>
              <w:rPr>
                <w:rFonts w:ascii="Arial" w:hAnsi="Arial" w:eastAsia="Arial Nova" w:cs="Arial"/>
                <w:color w:val="FF0000"/>
              </w:rPr>
            </w:pPr>
            <w:r w:rsidRPr="00180E67">
              <w:rPr>
                <w:rFonts w:ascii="Arial" w:hAnsi="Arial" w:eastAsia="Arial Nova" w:cs="Arial"/>
                <w:color w:val="FF0000"/>
              </w:rPr>
              <w:t xml:space="preserve">Preferred: </w:t>
            </w:r>
            <w:r w:rsidRPr="00180E67" w:rsidR="00A83FAA">
              <w:rPr>
                <w:rFonts w:ascii="Arial" w:hAnsi="Arial" w:eastAsia="Arial Nova" w:cs="Arial"/>
                <w:color w:val="FF0000"/>
              </w:rPr>
              <w:t>Ampicillin-sulbactam</w:t>
            </w:r>
            <w:r w:rsidR="00D23CA1">
              <w:rPr>
                <w:rFonts w:ascii="Arial" w:hAnsi="Arial" w:eastAsia="Arial Nova" w:cs="Arial"/>
                <w:color w:val="FF0000"/>
              </w:rPr>
              <w:t xml:space="preserve"> (step down with Augmentin?)</w:t>
            </w:r>
          </w:p>
          <w:p w:rsidR="00180E67" w:rsidP="004B6B84" w:rsidRDefault="00180E67" w14:paraId="16273E99" w14:textId="38A82A2E">
            <w:pPr>
              <w:contextualSpacing/>
              <w:rPr>
                <w:rFonts w:ascii="Arial" w:hAnsi="Arial" w:eastAsia="Arial Nova" w:cs="Arial"/>
                <w:b/>
                <w:color w:val="FF0000"/>
              </w:rPr>
            </w:pPr>
            <w:r w:rsidRPr="00180E67">
              <w:rPr>
                <w:rFonts w:ascii="Arial" w:hAnsi="Arial" w:eastAsia="Arial Nova" w:cs="Arial"/>
                <w:color w:val="FF0000"/>
              </w:rPr>
              <w:t>MRSA or PCN Allergy: Clindamycin</w:t>
            </w:r>
            <w:r w:rsidR="008A7694">
              <w:rPr>
                <w:rFonts w:ascii="Arial" w:hAnsi="Arial" w:eastAsia="Arial Nova" w:cs="Arial"/>
                <w:color w:val="FF0000"/>
              </w:rPr>
              <w:t>?</w:t>
            </w:r>
          </w:p>
        </w:tc>
        <w:tc>
          <w:tcPr>
            <w:tcW w:w="5190" w:type="dxa"/>
            <w:tcMar/>
            <w:tcPrChange w:author="Karunakaran, Sharon" w:date="2026-01-07T16:08:26.449Z" w:id="2061001304">
              <w:tcPr>
                <w:tcW w:w="3595" w:type="dxa"/>
                <w:tcMar/>
              </w:tcPr>
            </w:tcPrChange>
          </w:tcPr>
          <w:p w:rsidR="24B230E7" w:rsidP="24B230E7" w:rsidRDefault="24B230E7" w14:paraId="21EBB2E6" w14:textId="5E0B1CC1">
            <w:pPr>
              <w:pStyle w:val="Normal"/>
              <w:rPr>
                <w:rFonts w:ascii="Arial" w:hAnsi="Arial" w:eastAsia="Arial Nova" w:cs="Arial"/>
                <w:b w:val="1"/>
                <w:bCs w:val="1"/>
              </w:rPr>
            </w:pPr>
          </w:p>
        </w:tc>
      </w:tr>
      <w:tr w:rsidR="00A83FAA" w:rsidTr="24B230E7" w14:paraId="035E6B4F" w14:textId="77777777">
        <w:trPr>
          <w:trHeight w:val="300"/>
          <w:trPrChange w:author="Karunakaran, Sharon" w:date="2026-01-07T16:08:23.921Z" w16du:dateUtc="2026-01-07T16:08:23.921Z" w:id="2108586855">
            <w:trPr>
              <w:trHeight w:val="300"/>
            </w:trPr>
          </w:trPrChange>
        </w:trPr>
        <w:tc>
          <w:tcPr>
            <w:tcW w:w="1255" w:type="dxa"/>
            <w:vMerge w:val="restart"/>
            <w:tcMar/>
            <w:vAlign w:val="center"/>
            <w:tcPrChange w:author="Karunakaran, Sharon" w:date="2026-01-07T16:08:26.449Z" w:id="1603606774">
              <w:tcPr>
                <w:tcW w:w="1255" w:type="dxa"/>
                <w:vMerge w:val="restart"/>
                <w:tcMar/>
                <w:vAlign w:val="center"/>
              </w:tcPr>
            </w:tcPrChange>
          </w:tcPr>
          <w:p w:rsidRPr="004B6B84" w:rsidR="00A83FAA" w:rsidP="004B6B84" w:rsidRDefault="00A83FAA" w14:paraId="653B89DE" w14:textId="30FCCCD4">
            <w:pPr>
              <w:contextualSpacing/>
              <w:jc w:val="center"/>
              <w:rPr>
                <w:rFonts w:ascii="Arial" w:hAnsi="Arial" w:eastAsia="Arial Nova" w:cs="Arial"/>
                <w:b/>
              </w:rPr>
            </w:pPr>
            <w:r>
              <w:rPr>
                <w:rFonts w:ascii="Arial" w:hAnsi="Arial" w:eastAsia="Arial Nova" w:cs="Arial"/>
                <w:b/>
              </w:rPr>
              <w:t xml:space="preserve">General </w:t>
            </w:r>
            <w:r w:rsidRPr="004B6B84">
              <w:rPr>
                <w:rFonts w:ascii="Arial" w:hAnsi="Arial" w:eastAsia="Arial Nova" w:cs="Arial"/>
                <w:b/>
              </w:rPr>
              <w:t>Head and Neck</w:t>
            </w:r>
          </w:p>
        </w:tc>
        <w:tc>
          <w:tcPr>
            <w:tcW w:w="3656" w:type="dxa"/>
            <w:vMerge w:val="restart"/>
            <w:tcMar/>
            <w:vAlign w:val="center"/>
            <w:tcPrChange w:author="Karunakaran, Sharon" w:date="2026-01-07T16:08:26.449Z" w:id="2115368948">
              <w:tcPr>
                <w:tcW w:w="3656" w:type="dxa"/>
                <w:vMerge w:val="restart"/>
                <w:tcMar/>
                <w:vAlign w:val="center"/>
              </w:tcPr>
            </w:tcPrChange>
          </w:tcPr>
          <w:p w:rsidRPr="004B6B84" w:rsidR="00A83FAA" w:rsidP="004B6B84" w:rsidRDefault="00A83FAA" w14:paraId="5F570950" w14:textId="08B3014B">
            <w:pPr>
              <w:contextualSpacing/>
              <w:jc w:val="center"/>
              <w:rPr>
                <w:rFonts w:ascii="Arial" w:hAnsi="Arial" w:eastAsia="Arial Nova" w:cs="Arial"/>
              </w:rPr>
            </w:pPr>
            <w:r w:rsidRPr="004B6B84">
              <w:rPr>
                <w:rFonts w:ascii="Arial" w:hAnsi="Arial" w:eastAsia="Arial Nova" w:cs="Arial"/>
              </w:rPr>
              <w:t>Clean + prosthetic material</w:t>
            </w:r>
          </w:p>
        </w:tc>
        <w:tc>
          <w:tcPr>
            <w:tcW w:w="844" w:type="dxa"/>
            <w:vMerge w:val="restart"/>
            <w:tcMar/>
            <w:vAlign w:val="center"/>
            <w:tcPrChange w:author="Karunakaran, Sharon" w:date="2026-01-07T16:08:26.45Z" w:id="1160863104">
              <w:tcPr>
                <w:tcW w:w="844" w:type="dxa"/>
                <w:vMerge w:val="restart"/>
                <w:tcMar/>
                <w:vAlign w:val="center"/>
              </w:tcPr>
            </w:tcPrChange>
          </w:tcPr>
          <w:p w:rsidRPr="004B6B84" w:rsidR="00A83FAA" w:rsidP="004B6B84" w:rsidRDefault="00A83FAA" w14:paraId="290D19CE" w14:textId="6D6E104D">
            <w:pPr>
              <w:contextualSpacing/>
              <w:jc w:val="center"/>
              <w:rPr>
                <w:rFonts w:ascii="Arial" w:hAnsi="Arial" w:eastAsia="Arial Nova" w:cs="Arial"/>
              </w:rPr>
            </w:pPr>
            <w:r>
              <w:rPr>
                <w:rFonts w:ascii="Arial" w:hAnsi="Arial" w:eastAsia="Arial Nova" w:cs="Arial"/>
              </w:rPr>
              <w:t>Neck</w:t>
            </w:r>
          </w:p>
        </w:tc>
        <w:tc>
          <w:tcPr>
            <w:tcW w:w="3595" w:type="dxa"/>
            <w:tcMar/>
            <w:vAlign w:val="center"/>
            <w:tcPrChange w:author="Karunakaran, Sharon" w:date="2026-01-07T16:08:26.45Z" w:id="1066960180">
              <w:tcPr>
                <w:tcW w:w="3595" w:type="dxa"/>
                <w:tcMar/>
                <w:vAlign w:val="center"/>
              </w:tcPr>
            </w:tcPrChange>
          </w:tcPr>
          <w:p w:rsidRPr="004B6B84" w:rsidR="00A83FAA" w:rsidP="004B6B84" w:rsidRDefault="00A83FAA" w14:paraId="76A3C235" w14:textId="2165CDFE">
            <w:pPr>
              <w:contextualSpacing/>
              <w:jc w:val="center"/>
              <w:rPr>
                <w:rFonts w:ascii="Arial" w:hAnsi="Arial" w:eastAsia="Arial Nova" w:cs="Arial"/>
              </w:rPr>
            </w:pPr>
            <w:r w:rsidRPr="00A83FAA">
              <w:rPr>
                <w:rFonts w:ascii="Arial" w:hAnsi="Arial" w:eastAsia="Arial Nova" w:cs="Arial"/>
              </w:rPr>
              <w:t>Laryngotracheoplasty (LTP)</w:t>
            </w:r>
          </w:p>
        </w:tc>
        <w:tc>
          <w:tcPr>
            <w:tcW w:w="5190" w:type="dxa"/>
            <w:tcMar/>
            <w:vAlign w:val="center"/>
            <w:tcPrChange w:author="Karunakaran, Sharon" w:date="2026-01-07T16:08:26.45Z" w:id="1108090377">
              <w:tcPr>
                <w:tcW w:w="3595" w:type="dxa"/>
                <w:tcMar/>
                <w:vAlign w:val="center"/>
              </w:tcPr>
            </w:tcPrChange>
          </w:tcPr>
          <w:p w:rsidR="24B230E7" w:rsidP="24B230E7" w:rsidRDefault="24B230E7" w14:paraId="68DF2982" w14:textId="0514F535">
            <w:pPr>
              <w:pStyle w:val="Normal"/>
              <w:jc w:val="center"/>
              <w:rPr>
                <w:rFonts w:ascii="Arial" w:hAnsi="Arial" w:eastAsia="Arial Nova" w:cs="Arial"/>
              </w:rPr>
            </w:pPr>
          </w:p>
        </w:tc>
      </w:tr>
      <w:tr w:rsidR="00A83FAA" w:rsidTr="24B230E7" w14:paraId="74D0BDAE" w14:textId="77777777">
        <w:trPr>
          <w:trHeight w:val="300"/>
          <w:trPrChange w:author="Karunakaran, Sharon" w:date="2026-01-07T16:08:23.923Z" w16du:dateUtc="2026-01-07T16:08:23.923Z" w:id="422685793">
            <w:trPr>
              <w:trHeight w:val="300"/>
            </w:trPr>
          </w:trPrChange>
        </w:trPr>
        <w:tc>
          <w:tcPr>
            <w:tcW w:w="1255" w:type="dxa"/>
            <w:vMerge/>
            <w:tcMar/>
            <w:vAlign w:val="center"/>
          </w:tcPr>
          <w:p w:rsidRPr="004B6B84" w:rsidR="00A83FAA" w:rsidP="004B6B84" w:rsidRDefault="00A83FAA" w14:paraId="78042A28" w14:textId="77777777">
            <w:pPr>
              <w:contextualSpacing/>
              <w:jc w:val="center"/>
              <w:rPr>
                <w:rFonts w:ascii="Arial" w:hAnsi="Arial" w:eastAsia="Arial Nova" w:cs="Arial"/>
                <w:b/>
              </w:rPr>
            </w:pPr>
          </w:p>
        </w:tc>
        <w:tc>
          <w:tcPr>
            <w:tcW w:w="3656" w:type="dxa"/>
            <w:vMerge/>
            <w:tcMar/>
            <w:vAlign w:val="center"/>
          </w:tcPr>
          <w:p w:rsidRPr="004B6B84" w:rsidR="00A83FAA" w:rsidP="004B6B84" w:rsidRDefault="00A83FAA" w14:paraId="58477982" w14:textId="663B36D2">
            <w:pPr>
              <w:contextualSpacing/>
              <w:jc w:val="center"/>
              <w:rPr>
                <w:rFonts w:ascii="Arial" w:hAnsi="Arial" w:eastAsia="Arial Nova" w:cs="Arial"/>
              </w:rPr>
            </w:pPr>
          </w:p>
        </w:tc>
        <w:tc>
          <w:tcPr>
            <w:tcW w:w="844" w:type="dxa"/>
            <w:vMerge/>
            <w:tcMar/>
            <w:vAlign w:val="center"/>
          </w:tcPr>
          <w:p w:rsidRPr="004B6B84" w:rsidR="00A83FAA" w:rsidP="004B6B84" w:rsidRDefault="00A83FAA" w14:paraId="490D58D4" w14:textId="6791D3E6">
            <w:pPr>
              <w:contextualSpacing/>
              <w:jc w:val="center"/>
              <w:rPr>
                <w:rFonts w:ascii="Arial" w:hAnsi="Arial" w:eastAsia="Arial Nova" w:cs="Arial"/>
              </w:rPr>
            </w:pPr>
          </w:p>
        </w:tc>
        <w:tc>
          <w:tcPr>
            <w:tcW w:w="3595" w:type="dxa"/>
            <w:tcMar/>
            <w:vAlign w:val="center"/>
            <w:tcPrChange w:author="Karunakaran, Sharon" w:date="2026-01-07T16:08:26.45Z" w:id="1837782515">
              <w:tcPr>
                <w:tcW w:w="3595" w:type="dxa"/>
                <w:tcMar/>
                <w:vAlign w:val="center"/>
              </w:tcPr>
            </w:tcPrChange>
          </w:tcPr>
          <w:p w:rsidRPr="004B6B84" w:rsidR="00A83FAA" w:rsidP="004B6B84" w:rsidRDefault="00A83FAA" w14:paraId="2015865F" w14:textId="1361E0A8">
            <w:pPr>
              <w:contextualSpacing/>
              <w:jc w:val="center"/>
              <w:rPr>
                <w:rFonts w:ascii="Arial" w:hAnsi="Arial" w:eastAsia="Arial Nova" w:cs="Arial"/>
              </w:rPr>
            </w:pPr>
            <w:r w:rsidRPr="00A83FAA">
              <w:rPr>
                <w:rFonts w:ascii="Arial" w:hAnsi="Arial" w:eastAsia="Arial Nova" w:cs="Arial"/>
              </w:rPr>
              <w:t>Slide Tracheoplasty</w:t>
            </w:r>
          </w:p>
        </w:tc>
        <w:tc>
          <w:tcPr>
            <w:tcW w:w="5190" w:type="dxa"/>
            <w:tcMar/>
            <w:vAlign w:val="center"/>
            <w:tcPrChange w:author="Karunakaran, Sharon" w:date="2026-01-07T16:08:26.45Z" w:id="1295247154">
              <w:tcPr>
                <w:tcW w:w="3595" w:type="dxa"/>
                <w:tcMar/>
                <w:vAlign w:val="center"/>
              </w:tcPr>
            </w:tcPrChange>
          </w:tcPr>
          <w:p w:rsidR="24B230E7" w:rsidP="24B230E7" w:rsidRDefault="24B230E7" w14:paraId="4426D597" w14:textId="13D4CCBC">
            <w:pPr>
              <w:pStyle w:val="Normal"/>
              <w:jc w:val="center"/>
              <w:rPr>
                <w:rFonts w:ascii="Arial" w:hAnsi="Arial" w:eastAsia="Arial Nova" w:cs="Arial"/>
              </w:rPr>
            </w:pPr>
          </w:p>
        </w:tc>
      </w:tr>
      <w:tr w:rsidR="00A83FAA" w:rsidTr="24B230E7" w14:paraId="46605C39" w14:textId="77777777">
        <w:trPr>
          <w:trHeight w:val="300"/>
          <w:trPrChange w:author="Karunakaran, Sharon" w:date="2026-01-07T16:08:23.924Z" w16du:dateUtc="2026-01-07T16:08:23.924Z" w:id="1560399010">
            <w:trPr>
              <w:trHeight w:val="300"/>
            </w:trPr>
          </w:trPrChange>
        </w:trPr>
        <w:tc>
          <w:tcPr>
            <w:tcW w:w="1255" w:type="dxa"/>
            <w:vMerge/>
            <w:tcMar/>
            <w:vAlign w:val="center"/>
          </w:tcPr>
          <w:p w:rsidRPr="004B6B84" w:rsidR="00A83FAA" w:rsidP="004B6B84" w:rsidRDefault="00A83FAA" w14:paraId="339552BC" w14:textId="77777777">
            <w:pPr>
              <w:contextualSpacing/>
              <w:jc w:val="center"/>
              <w:rPr>
                <w:rFonts w:ascii="Arial" w:hAnsi="Arial" w:eastAsia="Arial Nova" w:cs="Arial"/>
                <w:b/>
              </w:rPr>
            </w:pPr>
          </w:p>
        </w:tc>
        <w:tc>
          <w:tcPr>
            <w:tcW w:w="3656" w:type="dxa"/>
            <w:tcMar/>
            <w:vAlign w:val="center"/>
            <w:tcPrChange w:author="Karunakaran, Sharon" w:date="2026-01-07T16:08:26.45Z" w:id="54943015">
              <w:tcPr>
                <w:tcW w:w="3656" w:type="dxa"/>
                <w:tcMar/>
                <w:vAlign w:val="center"/>
              </w:tcPr>
            </w:tcPrChange>
          </w:tcPr>
          <w:p w:rsidRPr="004B6B84" w:rsidR="00A83FAA" w:rsidP="004B6B84" w:rsidRDefault="00A83FAA" w14:paraId="0709ADE2" w14:textId="7E61D3BB">
            <w:pPr>
              <w:contextualSpacing/>
              <w:jc w:val="center"/>
              <w:rPr>
                <w:rFonts w:ascii="Arial" w:hAnsi="Arial" w:eastAsia="Arial Nova" w:cs="Arial"/>
              </w:rPr>
            </w:pPr>
            <w:r w:rsidRPr="004B6B84">
              <w:rPr>
                <w:rFonts w:ascii="Arial" w:hAnsi="Arial" w:eastAsia="Arial Nova" w:cs="Arial"/>
              </w:rPr>
              <w:t>Clean-contaminated</w:t>
            </w:r>
          </w:p>
        </w:tc>
        <w:tc>
          <w:tcPr>
            <w:tcW w:w="844" w:type="dxa"/>
            <w:vMerge/>
            <w:tcMar/>
            <w:vAlign w:val="center"/>
          </w:tcPr>
          <w:p w:rsidRPr="004B6B84" w:rsidR="00A83FAA" w:rsidP="004B6B84" w:rsidRDefault="00A83FAA" w14:paraId="19605959" w14:textId="1A0DB928">
            <w:pPr>
              <w:contextualSpacing/>
              <w:jc w:val="center"/>
              <w:rPr>
                <w:rFonts w:ascii="Arial" w:hAnsi="Arial" w:eastAsia="Arial Nova" w:cs="Arial"/>
              </w:rPr>
            </w:pPr>
          </w:p>
        </w:tc>
        <w:tc>
          <w:tcPr>
            <w:tcW w:w="3595" w:type="dxa"/>
            <w:tcMar/>
            <w:vAlign w:val="center"/>
            <w:tcPrChange w:author="Karunakaran, Sharon" w:date="2026-01-07T16:08:26.45Z" w:id="2063044584">
              <w:tcPr>
                <w:tcW w:w="3595" w:type="dxa"/>
                <w:tcMar/>
                <w:vAlign w:val="center"/>
              </w:tcPr>
            </w:tcPrChange>
          </w:tcPr>
          <w:p w:rsidRPr="004B6B84" w:rsidR="00A83FAA" w:rsidP="004B6B84" w:rsidRDefault="00A83FAA" w14:paraId="20505F2F" w14:textId="46942B38">
            <w:pPr>
              <w:contextualSpacing/>
              <w:jc w:val="center"/>
              <w:rPr>
                <w:rFonts w:ascii="Arial" w:hAnsi="Arial" w:eastAsia="Arial Nova" w:cs="Arial"/>
              </w:rPr>
            </w:pPr>
            <w:r w:rsidRPr="00A83FAA">
              <w:rPr>
                <w:rFonts w:ascii="Arial" w:hAnsi="Arial" w:eastAsia="Arial Nova" w:cs="Arial"/>
              </w:rPr>
              <w:t>Graft Placement</w:t>
            </w:r>
          </w:p>
        </w:tc>
        <w:tc>
          <w:tcPr>
            <w:tcW w:w="5190" w:type="dxa"/>
            <w:tcMar/>
            <w:vAlign w:val="center"/>
            <w:tcPrChange w:author="Karunakaran, Sharon" w:date="2026-01-07T16:08:26.451Z" w:id="1636265207">
              <w:tcPr>
                <w:tcW w:w="3595" w:type="dxa"/>
                <w:tcMar/>
                <w:vAlign w:val="center"/>
              </w:tcPr>
            </w:tcPrChange>
          </w:tcPr>
          <w:p w:rsidR="24B230E7" w:rsidP="24B230E7" w:rsidRDefault="24B230E7" w14:paraId="20BAAD91" w14:textId="45AA953C">
            <w:pPr>
              <w:pStyle w:val="Normal"/>
              <w:jc w:val="center"/>
              <w:rPr>
                <w:rFonts w:ascii="Arial" w:hAnsi="Arial" w:eastAsia="Arial Nova" w:cs="Arial"/>
              </w:rPr>
            </w:pPr>
          </w:p>
        </w:tc>
      </w:tr>
      <w:tr w:rsidR="00A83FAA" w:rsidTr="24B230E7" w14:paraId="3717ED0C" w14:textId="77777777">
        <w:trPr>
          <w:trHeight w:val="300"/>
          <w:trPrChange w:author="Karunakaran, Sharon" w:date="2026-01-07T16:08:23.925Z" w16du:dateUtc="2026-01-07T16:08:23.925Z" w:id="289539965">
            <w:trPr>
              <w:trHeight w:val="300"/>
            </w:trPr>
          </w:trPrChange>
        </w:trPr>
        <w:tc>
          <w:tcPr>
            <w:tcW w:w="1255" w:type="dxa"/>
            <w:vMerge/>
            <w:tcMar/>
            <w:vAlign w:val="center"/>
          </w:tcPr>
          <w:p w:rsidRPr="004B6B84" w:rsidR="00A83FAA" w:rsidP="004B6B84" w:rsidRDefault="00A83FAA" w14:paraId="7A4C8FA1" w14:textId="77777777">
            <w:pPr>
              <w:contextualSpacing/>
              <w:jc w:val="center"/>
              <w:rPr>
                <w:rFonts w:ascii="Arial" w:hAnsi="Arial" w:eastAsia="Arial Nova" w:cs="Arial"/>
                <w:b/>
              </w:rPr>
            </w:pPr>
          </w:p>
        </w:tc>
        <w:tc>
          <w:tcPr>
            <w:tcW w:w="3656" w:type="dxa"/>
            <w:tcMar/>
            <w:vAlign w:val="center"/>
            <w:tcPrChange w:author="Karunakaran, Sharon" w:date="2026-01-07T16:08:26.451Z" w:id="842158743">
              <w:tcPr>
                <w:tcW w:w="3656" w:type="dxa"/>
                <w:tcMar/>
                <w:vAlign w:val="center"/>
              </w:tcPr>
            </w:tcPrChange>
          </w:tcPr>
          <w:p w:rsidRPr="004B6B84" w:rsidR="00A83FAA" w:rsidP="004B6B84" w:rsidRDefault="00A83FAA" w14:paraId="79BEE1DA" w14:textId="5E71C33F">
            <w:pPr>
              <w:contextualSpacing/>
              <w:jc w:val="center"/>
              <w:rPr>
                <w:rFonts w:ascii="Arial" w:hAnsi="Arial" w:eastAsia="Arial Nova" w:cs="Arial"/>
              </w:rPr>
            </w:pPr>
            <w:r w:rsidRPr="004B6B84">
              <w:rPr>
                <w:rFonts w:ascii="Arial" w:hAnsi="Arial" w:eastAsia="Arial Nova" w:cs="Arial"/>
              </w:rPr>
              <w:t>Cancer surgery</w:t>
            </w:r>
          </w:p>
        </w:tc>
        <w:tc>
          <w:tcPr>
            <w:tcW w:w="844" w:type="dxa"/>
            <w:vMerge/>
            <w:tcMar/>
            <w:vAlign w:val="center"/>
          </w:tcPr>
          <w:p w:rsidRPr="004B6B84" w:rsidR="00A83FAA" w:rsidP="004B6B84" w:rsidRDefault="00A83FAA" w14:paraId="2AEB5EA9" w14:textId="1B84EA28">
            <w:pPr>
              <w:contextualSpacing/>
              <w:jc w:val="center"/>
              <w:rPr>
                <w:rFonts w:ascii="Arial" w:hAnsi="Arial" w:eastAsia="Arial Nova" w:cs="Arial"/>
              </w:rPr>
            </w:pPr>
          </w:p>
        </w:tc>
        <w:tc>
          <w:tcPr>
            <w:tcW w:w="3595" w:type="dxa"/>
            <w:tcMar/>
            <w:vAlign w:val="center"/>
            <w:tcPrChange w:author="Karunakaran, Sharon" w:date="2026-01-07T16:08:26.451Z" w:id="508134290">
              <w:tcPr>
                <w:tcW w:w="3595" w:type="dxa"/>
                <w:tcMar/>
                <w:vAlign w:val="center"/>
              </w:tcPr>
            </w:tcPrChange>
          </w:tcPr>
          <w:p w:rsidRPr="004B6B84" w:rsidR="00A83FAA" w:rsidP="004B6B84" w:rsidRDefault="00A83FAA" w14:paraId="229B339E" w14:textId="1D093ECB">
            <w:pPr>
              <w:contextualSpacing/>
              <w:jc w:val="center"/>
              <w:rPr>
                <w:rFonts w:ascii="Arial" w:hAnsi="Arial" w:eastAsia="Arial Nova" w:cs="Arial"/>
              </w:rPr>
            </w:pPr>
            <w:r w:rsidRPr="00A83FAA">
              <w:rPr>
                <w:rFonts w:ascii="Arial" w:hAnsi="Arial" w:eastAsia="Arial Nova" w:cs="Arial"/>
              </w:rPr>
              <w:t>Open Laryngeal Cleft Repair</w:t>
            </w:r>
          </w:p>
        </w:tc>
        <w:tc>
          <w:tcPr>
            <w:tcW w:w="5190" w:type="dxa"/>
            <w:tcMar/>
            <w:vAlign w:val="center"/>
            <w:tcPrChange w:author="Karunakaran, Sharon" w:date="2026-01-07T16:08:26.451Z" w:id="1951827272">
              <w:tcPr>
                <w:tcW w:w="3595" w:type="dxa"/>
                <w:tcMar/>
                <w:vAlign w:val="center"/>
              </w:tcPr>
            </w:tcPrChange>
          </w:tcPr>
          <w:p w:rsidR="24B230E7" w:rsidP="24B230E7" w:rsidRDefault="24B230E7" w14:paraId="7B6BE567" w14:textId="73CCAB0B">
            <w:pPr>
              <w:pStyle w:val="Normal"/>
              <w:jc w:val="center"/>
              <w:rPr>
                <w:rFonts w:ascii="Arial" w:hAnsi="Arial" w:eastAsia="Arial Nova" w:cs="Arial"/>
              </w:rPr>
            </w:pPr>
          </w:p>
        </w:tc>
      </w:tr>
      <w:tr w:rsidR="00A83FAA" w:rsidTr="24B230E7" w14:paraId="6E7DC908" w14:textId="77777777">
        <w:trPr>
          <w:trHeight w:val="300"/>
          <w:trPrChange w:author="Karunakaran, Sharon" w:date="2026-01-07T16:08:23.926Z" w16du:dateUtc="2026-01-07T16:08:23.926Z" w:id="32702811">
            <w:trPr>
              <w:trHeight w:val="300"/>
            </w:trPr>
          </w:trPrChange>
        </w:trPr>
        <w:tc>
          <w:tcPr>
            <w:tcW w:w="1255" w:type="dxa"/>
            <w:vMerge w:val="restart"/>
            <w:tcMar/>
            <w:vAlign w:val="center"/>
            <w:tcPrChange w:author="Karunakaran, Sharon" w:date="2026-01-07T16:08:26.451Z" w:id="1752624383">
              <w:tcPr>
                <w:tcW w:w="1255" w:type="dxa"/>
                <w:vMerge w:val="restart"/>
                <w:tcMar/>
                <w:vAlign w:val="center"/>
              </w:tcPr>
            </w:tcPrChange>
          </w:tcPr>
          <w:p w:rsidRPr="004B6B84" w:rsidR="00A83FAA" w:rsidP="004B6B84" w:rsidRDefault="00A83FAA" w14:paraId="65BE1F31" w14:textId="72F5C56D">
            <w:pPr>
              <w:contextualSpacing/>
              <w:jc w:val="center"/>
              <w:rPr>
                <w:rFonts w:ascii="Arial" w:hAnsi="Arial" w:eastAsia="Arial Nova" w:cs="Arial"/>
                <w:b/>
              </w:rPr>
            </w:pPr>
            <w:r w:rsidRPr="004B6B84">
              <w:rPr>
                <w:rFonts w:ascii="Arial" w:hAnsi="Arial" w:eastAsia="Arial Nova" w:cs="Arial"/>
                <w:b/>
              </w:rPr>
              <w:t>Ear</w:t>
            </w:r>
          </w:p>
        </w:tc>
        <w:tc>
          <w:tcPr>
            <w:tcW w:w="3656" w:type="dxa"/>
            <w:tcMar/>
            <w:vAlign w:val="center"/>
            <w:tcPrChange w:author="Karunakaran, Sharon" w:date="2026-01-07T16:08:26.451Z" w:id="966952806">
              <w:tcPr>
                <w:tcW w:w="3656" w:type="dxa"/>
                <w:tcMar/>
                <w:vAlign w:val="center"/>
              </w:tcPr>
            </w:tcPrChange>
          </w:tcPr>
          <w:p w:rsidRPr="004B6B84" w:rsidR="00A83FAA" w:rsidP="004B6B84" w:rsidRDefault="00A83FAA" w14:paraId="2BEDA520" w14:textId="304DA34B">
            <w:pPr>
              <w:contextualSpacing/>
              <w:jc w:val="center"/>
              <w:rPr>
                <w:rFonts w:ascii="Arial" w:hAnsi="Arial" w:eastAsia="Arial Nova" w:cs="Arial"/>
              </w:rPr>
            </w:pPr>
            <w:r w:rsidRPr="00A83FAA">
              <w:rPr>
                <w:rFonts w:ascii="Arial" w:hAnsi="Arial" w:eastAsia="Arial Nova" w:cs="Arial"/>
              </w:rPr>
              <w:t>Cochlear Implant</w:t>
            </w:r>
          </w:p>
        </w:tc>
        <w:tc>
          <w:tcPr>
            <w:tcW w:w="844" w:type="dxa"/>
            <w:vMerge/>
            <w:tcMar/>
            <w:vAlign w:val="center"/>
          </w:tcPr>
          <w:p w:rsidRPr="004B6B84" w:rsidR="00A83FAA" w:rsidP="004B6B84" w:rsidRDefault="00A83FAA" w14:paraId="56E48634" w14:textId="77777777">
            <w:pPr>
              <w:contextualSpacing/>
              <w:jc w:val="center"/>
              <w:rPr>
                <w:rFonts w:ascii="Arial" w:hAnsi="Arial" w:eastAsia="Arial Nova" w:cs="Arial"/>
              </w:rPr>
            </w:pPr>
          </w:p>
        </w:tc>
        <w:tc>
          <w:tcPr>
            <w:tcW w:w="3595" w:type="dxa"/>
            <w:tcMar/>
            <w:vAlign w:val="center"/>
            <w:tcPrChange w:author="Karunakaran, Sharon" w:date="2026-01-07T16:08:26.451Z" w:id="1101094556">
              <w:tcPr>
                <w:tcW w:w="3595" w:type="dxa"/>
                <w:tcMar/>
                <w:vAlign w:val="center"/>
              </w:tcPr>
            </w:tcPrChange>
          </w:tcPr>
          <w:p w:rsidRPr="004B6B84" w:rsidR="00A83FAA" w:rsidP="004B6B84" w:rsidRDefault="00A83FAA" w14:paraId="17FD60F8" w14:textId="1E4F3FB5">
            <w:pPr>
              <w:contextualSpacing/>
              <w:jc w:val="center"/>
              <w:rPr>
                <w:rFonts w:ascii="Arial" w:hAnsi="Arial" w:eastAsia="Arial Nova" w:cs="Arial"/>
              </w:rPr>
            </w:pPr>
            <w:r w:rsidRPr="00A83FAA">
              <w:rPr>
                <w:rFonts w:ascii="Arial" w:hAnsi="Arial" w:eastAsia="Arial Nova" w:cs="Arial"/>
              </w:rPr>
              <w:t>Malignancy</w:t>
            </w:r>
          </w:p>
        </w:tc>
        <w:tc>
          <w:tcPr>
            <w:tcW w:w="5190" w:type="dxa"/>
            <w:tcMar/>
            <w:vAlign w:val="center"/>
            <w:tcPrChange w:author="Karunakaran, Sharon" w:date="2026-01-07T16:08:26.451Z" w:id="94002541">
              <w:tcPr>
                <w:tcW w:w="3595" w:type="dxa"/>
                <w:tcMar/>
                <w:vAlign w:val="center"/>
              </w:tcPr>
            </w:tcPrChange>
          </w:tcPr>
          <w:p w:rsidR="24B230E7" w:rsidP="24B230E7" w:rsidRDefault="24B230E7" w14:paraId="27277757" w14:textId="3187AED2">
            <w:pPr>
              <w:pStyle w:val="Normal"/>
              <w:jc w:val="center"/>
              <w:rPr>
                <w:rFonts w:ascii="Arial" w:hAnsi="Arial" w:eastAsia="Arial Nova" w:cs="Arial"/>
              </w:rPr>
            </w:pPr>
          </w:p>
        </w:tc>
      </w:tr>
      <w:tr w:rsidR="00A83FAA" w:rsidTr="24B230E7" w14:paraId="7BE8F23D" w14:textId="77777777">
        <w:trPr>
          <w:trHeight w:val="300"/>
          <w:trPrChange w:author="Karunakaran, Sharon" w:date="2026-01-07T16:08:23.928Z" w16du:dateUtc="2026-01-07T16:08:23.928Z" w:id="1071520982">
            <w:trPr>
              <w:trHeight w:val="300"/>
            </w:trPr>
          </w:trPrChange>
        </w:trPr>
        <w:tc>
          <w:tcPr>
            <w:tcW w:w="1255" w:type="dxa"/>
            <w:vMerge/>
            <w:tcMar/>
            <w:vAlign w:val="center"/>
          </w:tcPr>
          <w:p w:rsidRPr="004B6B84" w:rsidR="00A83FAA" w:rsidP="004B6B84" w:rsidRDefault="00A83FAA" w14:paraId="7AAC7E27" w14:textId="77777777">
            <w:pPr>
              <w:contextualSpacing/>
              <w:jc w:val="center"/>
              <w:rPr>
                <w:rFonts w:ascii="Arial" w:hAnsi="Arial" w:eastAsia="Arial Nova" w:cs="Arial"/>
                <w:b/>
              </w:rPr>
            </w:pPr>
          </w:p>
        </w:tc>
        <w:tc>
          <w:tcPr>
            <w:tcW w:w="3656" w:type="dxa"/>
            <w:tcMar/>
            <w:vAlign w:val="center"/>
            <w:tcPrChange w:author="Karunakaran, Sharon" w:date="2026-01-07T16:08:26.452Z" w:id="1252735657">
              <w:tcPr>
                <w:tcW w:w="3656" w:type="dxa"/>
                <w:tcMar/>
                <w:vAlign w:val="center"/>
              </w:tcPr>
            </w:tcPrChange>
          </w:tcPr>
          <w:p w:rsidRPr="004B6B84" w:rsidR="00A83FAA" w:rsidP="004B6B84" w:rsidRDefault="00A83FAA" w14:paraId="6A9627EC" w14:textId="220883C3">
            <w:pPr>
              <w:contextualSpacing/>
              <w:jc w:val="center"/>
              <w:rPr>
                <w:rFonts w:ascii="Arial" w:hAnsi="Arial" w:eastAsia="Arial Nova" w:cs="Arial"/>
              </w:rPr>
            </w:pPr>
            <w:r w:rsidRPr="00A83FAA">
              <w:rPr>
                <w:rFonts w:ascii="Arial" w:hAnsi="Arial" w:eastAsia="Arial Nova" w:cs="Arial"/>
              </w:rPr>
              <w:t>Tympanomastoidectomy for Chronic Ear Disease</w:t>
            </w:r>
          </w:p>
        </w:tc>
        <w:tc>
          <w:tcPr>
            <w:tcW w:w="844" w:type="dxa"/>
            <w:vMerge/>
            <w:tcMar/>
            <w:vAlign w:val="center"/>
          </w:tcPr>
          <w:p w:rsidRPr="004B6B84" w:rsidR="00A83FAA" w:rsidP="004B6B84" w:rsidRDefault="00A83FAA" w14:paraId="1D8677DB" w14:textId="77777777">
            <w:pPr>
              <w:contextualSpacing/>
              <w:jc w:val="center"/>
              <w:rPr>
                <w:rFonts w:ascii="Arial" w:hAnsi="Arial" w:eastAsia="Arial Nova" w:cs="Arial"/>
              </w:rPr>
            </w:pPr>
          </w:p>
        </w:tc>
        <w:tc>
          <w:tcPr>
            <w:tcW w:w="3595" w:type="dxa"/>
            <w:tcMar/>
            <w:vAlign w:val="center"/>
            <w:tcPrChange w:author="Karunakaran, Sharon" w:date="2026-01-07T16:08:26.452Z" w:id="1583719487">
              <w:tcPr>
                <w:tcW w:w="3595" w:type="dxa"/>
                <w:tcMar/>
                <w:vAlign w:val="center"/>
              </w:tcPr>
            </w:tcPrChange>
          </w:tcPr>
          <w:p w:rsidRPr="004B6B84" w:rsidR="00A83FAA" w:rsidP="004B6B84" w:rsidRDefault="00A83FAA" w14:paraId="4AB0CE58" w14:textId="035F4859">
            <w:pPr>
              <w:contextualSpacing/>
              <w:jc w:val="center"/>
              <w:rPr>
                <w:rFonts w:ascii="Arial" w:hAnsi="Arial" w:eastAsia="Arial Nova" w:cs="Arial"/>
              </w:rPr>
            </w:pPr>
            <w:r w:rsidRPr="00A83FAA">
              <w:rPr>
                <w:rFonts w:ascii="Arial" w:hAnsi="Arial" w:eastAsia="Arial Nova" w:cs="Arial"/>
              </w:rPr>
              <w:t>Lymph Node Dissection/Incision (Suspected Malignancy)</w:t>
            </w:r>
          </w:p>
        </w:tc>
        <w:tc>
          <w:tcPr>
            <w:tcW w:w="5190" w:type="dxa"/>
            <w:tcMar/>
            <w:vAlign w:val="center"/>
            <w:tcPrChange w:author="Karunakaran, Sharon" w:date="2026-01-07T16:08:26.452Z" w:id="872565052">
              <w:tcPr>
                <w:tcW w:w="3595" w:type="dxa"/>
                <w:tcMar/>
                <w:vAlign w:val="center"/>
              </w:tcPr>
            </w:tcPrChange>
          </w:tcPr>
          <w:p w:rsidR="24B230E7" w:rsidP="24B230E7" w:rsidRDefault="24B230E7" w14:paraId="4342CD57" w14:textId="7F5993CA">
            <w:pPr>
              <w:pStyle w:val="Normal"/>
              <w:jc w:val="center"/>
              <w:rPr>
                <w:rFonts w:ascii="Arial" w:hAnsi="Arial" w:eastAsia="Arial Nova" w:cs="Arial"/>
              </w:rPr>
            </w:pPr>
          </w:p>
        </w:tc>
      </w:tr>
      <w:tr w:rsidR="00A83FAA" w:rsidTr="24B230E7" w14:paraId="236E4478" w14:textId="77777777">
        <w:trPr>
          <w:trHeight w:val="300"/>
          <w:trPrChange w:author="Karunakaran, Sharon" w:date="2026-01-07T16:08:23.929Z" w16du:dateUtc="2026-01-07T16:08:23.929Z" w:id="1230701786">
            <w:trPr>
              <w:trHeight w:val="300"/>
            </w:trPr>
          </w:trPrChange>
        </w:trPr>
        <w:tc>
          <w:tcPr>
            <w:tcW w:w="1255" w:type="dxa"/>
            <w:vMerge/>
            <w:tcMar/>
            <w:vAlign w:val="center"/>
          </w:tcPr>
          <w:p w:rsidRPr="004B6B84" w:rsidR="00A83FAA" w:rsidP="004B6B84" w:rsidRDefault="00A83FAA" w14:paraId="18FA9C49" w14:textId="77777777">
            <w:pPr>
              <w:contextualSpacing/>
              <w:jc w:val="center"/>
              <w:rPr>
                <w:rFonts w:ascii="Arial" w:hAnsi="Arial" w:eastAsia="Arial Nova" w:cs="Arial"/>
                <w:b/>
              </w:rPr>
            </w:pPr>
          </w:p>
        </w:tc>
        <w:tc>
          <w:tcPr>
            <w:tcW w:w="3656" w:type="dxa"/>
            <w:tcMar/>
            <w:vAlign w:val="center"/>
            <w:tcPrChange w:author="Karunakaran, Sharon" w:date="2026-01-07T16:08:26.452Z" w:id="1877780124">
              <w:tcPr>
                <w:tcW w:w="3656" w:type="dxa"/>
                <w:tcMar/>
                <w:vAlign w:val="center"/>
              </w:tcPr>
            </w:tcPrChange>
          </w:tcPr>
          <w:p w:rsidRPr="004B6B84" w:rsidR="00A83FAA" w:rsidP="004B6B84" w:rsidRDefault="00A83FAA" w14:paraId="32A1FA0F" w14:textId="063AC587">
            <w:pPr>
              <w:contextualSpacing/>
              <w:jc w:val="center"/>
              <w:rPr>
                <w:rFonts w:ascii="Arial" w:hAnsi="Arial" w:eastAsia="Arial Nova" w:cs="Arial"/>
              </w:rPr>
            </w:pPr>
            <w:r w:rsidRPr="00A83FAA">
              <w:rPr>
                <w:rFonts w:ascii="Arial" w:hAnsi="Arial" w:eastAsia="Arial Nova" w:cs="Arial"/>
              </w:rPr>
              <w:t>Stapedectomy</w:t>
            </w:r>
          </w:p>
        </w:tc>
        <w:tc>
          <w:tcPr>
            <w:tcW w:w="844" w:type="dxa"/>
            <w:vMerge/>
            <w:tcMar/>
            <w:vAlign w:val="center"/>
          </w:tcPr>
          <w:p w:rsidRPr="004B6B84" w:rsidR="00A83FAA" w:rsidP="004B6B84" w:rsidRDefault="00A83FAA" w14:paraId="0B02DA82" w14:textId="77777777">
            <w:pPr>
              <w:contextualSpacing/>
              <w:jc w:val="center"/>
              <w:rPr>
                <w:rFonts w:ascii="Arial" w:hAnsi="Arial" w:eastAsia="Arial Nova" w:cs="Arial"/>
              </w:rPr>
            </w:pPr>
          </w:p>
        </w:tc>
        <w:tc>
          <w:tcPr>
            <w:tcW w:w="3595" w:type="dxa"/>
            <w:tcMar/>
            <w:vAlign w:val="center"/>
            <w:tcPrChange w:author="Karunakaran, Sharon" w:date="2026-01-07T16:08:26.452Z" w:id="785594333">
              <w:tcPr>
                <w:tcW w:w="3595" w:type="dxa"/>
                <w:tcMar/>
                <w:vAlign w:val="center"/>
              </w:tcPr>
            </w:tcPrChange>
          </w:tcPr>
          <w:p w:rsidRPr="004B6B84" w:rsidR="00A83FAA" w:rsidP="004B6B84" w:rsidRDefault="00A83FAA" w14:paraId="07856487" w14:textId="13620417">
            <w:pPr>
              <w:contextualSpacing/>
              <w:jc w:val="center"/>
              <w:rPr>
                <w:rFonts w:ascii="Arial" w:hAnsi="Arial" w:eastAsia="Arial Nova" w:cs="Arial"/>
              </w:rPr>
            </w:pPr>
            <w:r w:rsidRPr="00A83FAA">
              <w:rPr>
                <w:rFonts w:ascii="Arial" w:hAnsi="Arial" w:eastAsia="Arial Nova" w:cs="Arial"/>
              </w:rPr>
              <w:t>Thyroglossal Duct Cyst Excision</w:t>
            </w:r>
          </w:p>
        </w:tc>
        <w:tc>
          <w:tcPr>
            <w:tcW w:w="5190" w:type="dxa"/>
            <w:tcMar/>
            <w:vAlign w:val="center"/>
            <w:tcPrChange w:author="Karunakaran, Sharon" w:date="2026-01-07T16:08:26.452Z" w:id="1256865471">
              <w:tcPr>
                <w:tcW w:w="3595" w:type="dxa"/>
                <w:tcMar/>
                <w:vAlign w:val="center"/>
              </w:tcPr>
            </w:tcPrChange>
          </w:tcPr>
          <w:p w:rsidR="24B230E7" w:rsidP="24B230E7" w:rsidRDefault="24B230E7" w14:paraId="3B46A589" w14:textId="6A020AA2">
            <w:pPr>
              <w:pStyle w:val="Normal"/>
              <w:jc w:val="center"/>
              <w:rPr>
                <w:rFonts w:ascii="Arial" w:hAnsi="Arial" w:eastAsia="Arial Nova" w:cs="Arial"/>
              </w:rPr>
            </w:pPr>
          </w:p>
        </w:tc>
      </w:tr>
      <w:tr w:rsidR="00A83FAA" w:rsidTr="24B230E7" w14:paraId="21920007" w14:textId="77777777">
        <w:trPr>
          <w:trHeight w:val="300"/>
          <w:trPrChange w:author="Karunakaran, Sharon" w:date="2026-01-07T16:08:23.93Z" w16du:dateUtc="2026-01-07T16:08:23.93Z" w:id="829195656">
            <w:trPr>
              <w:trHeight w:val="300"/>
            </w:trPr>
          </w:trPrChange>
        </w:trPr>
        <w:tc>
          <w:tcPr>
            <w:tcW w:w="1255" w:type="dxa"/>
            <w:vMerge/>
            <w:tcMar/>
            <w:vAlign w:val="center"/>
          </w:tcPr>
          <w:p w:rsidRPr="004B6B84" w:rsidR="00A83FAA" w:rsidP="004B6B84" w:rsidRDefault="00A83FAA" w14:paraId="6779A695" w14:textId="77777777">
            <w:pPr>
              <w:contextualSpacing/>
              <w:jc w:val="center"/>
              <w:rPr>
                <w:rFonts w:ascii="Arial" w:hAnsi="Arial" w:eastAsia="Arial Nova" w:cs="Arial"/>
                <w:b/>
              </w:rPr>
            </w:pPr>
          </w:p>
        </w:tc>
        <w:tc>
          <w:tcPr>
            <w:tcW w:w="3656" w:type="dxa"/>
            <w:tcMar/>
            <w:vAlign w:val="center"/>
            <w:tcPrChange w:author="Karunakaran, Sharon" w:date="2026-01-07T16:08:26.452Z" w:id="169926984">
              <w:tcPr>
                <w:tcW w:w="3656" w:type="dxa"/>
                <w:tcMar/>
                <w:vAlign w:val="center"/>
              </w:tcPr>
            </w:tcPrChange>
          </w:tcPr>
          <w:p w:rsidRPr="004B6B84" w:rsidR="00A83FAA" w:rsidP="004B6B84" w:rsidRDefault="00A83FAA" w14:paraId="584576A0" w14:textId="39F6E484">
            <w:pPr>
              <w:contextualSpacing/>
              <w:jc w:val="center"/>
              <w:rPr>
                <w:rFonts w:ascii="Arial" w:hAnsi="Arial" w:eastAsia="Arial Nova" w:cs="Arial"/>
              </w:rPr>
            </w:pPr>
            <w:r w:rsidRPr="00A83FAA">
              <w:rPr>
                <w:rFonts w:ascii="Arial" w:hAnsi="Arial" w:eastAsia="Arial Nova" w:cs="Arial"/>
              </w:rPr>
              <w:t>Ossicular Chain Reconstruction (OCR)</w:t>
            </w:r>
          </w:p>
        </w:tc>
        <w:tc>
          <w:tcPr>
            <w:tcW w:w="844" w:type="dxa"/>
            <w:vMerge/>
            <w:tcMar/>
            <w:vAlign w:val="center"/>
          </w:tcPr>
          <w:p w:rsidRPr="004B6B84" w:rsidR="00A83FAA" w:rsidP="004B6B84" w:rsidRDefault="00A83FAA" w14:paraId="7BE4B974" w14:textId="77777777">
            <w:pPr>
              <w:contextualSpacing/>
              <w:jc w:val="center"/>
              <w:rPr>
                <w:rFonts w:ascii="Arial" w:hAnsi="Arial" w:eastAsia="Arial Nova" w:cs="Arial"/>
              </w:rPr>
            </w:pPr>
          </w:p>
        </w:tc>
        <w:tc>
          <w:tcPr>
            <w:tcW w:w="3595" w:type="dxa"/>
            <w:tcMar/>
            <w:vAlign w:val="center"/>
            <w:tcPrChange w:author="Karunakaran, Sharon" w:date="2026-01-07T16:08:26.452Z" w:id="2046803389">
              <w:tcPr>
                <w:tcW w:w="3595" w:type="dxa"/>
                <w:tcMar/>
                <w:vAlign w:val="center"/>
              </w:tcPr>
            </w:tcPrChange>
          </w:tcPr>
          <w:p w:rsidRPr="004B6B84" w:rsidR="00A83FAA" w:rsidP="004B6B84" w:rsidRDefault="00A83FAA" w14:paraId="10AB9579" w14:textId="4CF346C2">
            <w:pPr>
              <w:contextualSpacing/>
              <w:jc w:val="center"/>
              <w:rPr>
                <w:rFonts w:ascii="Arial" w:hAnsi="Arial" w:eastAsia="Arial Nova" w:cs="Arial"/>
              </w:rPr>
            </w:pPr>
            <w:r w:rsidRPr="00A83FAA">
              <w:rPr>
                <w:rFonts w:ascii="Arial" w:hAnsi="Arial" w:eastAsia="Arial Nova" w:cs="Arial"/>
              </w:rPr>
              <w:t>Drool</w:t>
            </w:r>
          </w:p>
        </w:tc>
        <w:tc>
          <w:tcPr>
            <w:tcW w:w="5190" w:type="dxa"/>
            <w:tcMar/>
            <w:vAlign w:val="center"/>
            <w:tcPrChange w:author="Karunakaran, Sharon" w:date="2026-01-07T16:08:26.452Z" w:id="1836291794">
              <w:tcPr>
                <w:tcW w:w="3595" w:type="dxa"/>
                <w:tcMar/>
                <w:vAlign w:val="center"/>
              </w:tcPr>
            </w:tcPrChange>
          </w:tcPr>
          <w:p w:rsidR="24B230E7" w:rsidP="24B230E7" w:rsidRDefault="24B230E7" w14:paraId="46FB6ECA" w14:textId="4B18EC8C">
            <w:pPr>
              <w:pStyle w:val="Normal"/>
              <w:jc w:val="center"/>
              <w:rPr>
                <w:rFonts w:ascii="Arial" w:hAnsi="Arial" w:eastAsia="Arial Nova" w:cs="Arial"/>
              </w:rPr>
            </w:pPr>
          </w:p>
        </w:tc>
      </w:tr>
      <w:tr w:rsidR="00A83FAA" w:rsidTr="24B230E7" w14:paraId="0073B76D" w14:textId="77777777">
        <w:trPr>
          <w:trHeight w:val="300"/>
          <w:trPrChange w:author="Karunakaran, Sharon" w:date="2026-01-07T16:08:23.931Z" w16du:dateUtc="2026-01-07T16:08:23.931Z" w:id="832924068">
            <w:trPr>
              <w:trHeight w:val="300"/>
            </w:trPr>
          </w:trPrChange>
        </w:trPr>
        <w:tc>
          <w:tcPr>
            <w:tcW w:w="1255" w:type="dxa"/>
            <w:vMerge w:val="restart"/>
            <w:tcMar/>
            <w:vAlign w:val="center"/>
            <w:tcPrChange w:author="Karunakaran, Sharon" w:date="2026-01-07T16:08:26.453Z" w:id="1783969292">
              <w:tcPr>
                <w:tcW w:w="1255" w:type="dxa"/>
                <w:vMerge w:val="restart"/>
                <w:tcMar/>
                <w:vAlign w:val="center"/>
              </w:tcPr>
            </w:tcPrChange>
          </w:tcPr>
          <w:p w:rsidR="00A83FAA" w:rsidP="00A83FAA" w:rsidRDefault="00A83FAA" w14:paraId="7FAE0FC5" w14:textId="77777777">
            <w:pPr>
              <w:contextualSpacing/>
              <w:jc w:val="center"/>
              <w:rPr>
                <w:rFonts w:ascii="Arial" w:hAnsi="Arial" w:eastAsia="Arial Nova" w:cs="Arial"/>
                <w:b/>
              </w:rPr>
            </w:pPr>
            <w:r>
              <w:rPr>
                <w:rFonts w:ascii="Arial" w:hAnsi="Arial" w:eastAsia="Arial Nova" w:cs="Arial"/>
                <w:b/>
              </w:rPr>
              <w:t>Larynx/</w:t>
            </w:r>
          </w:p>
          <w:p w:rsidRPr="004B6B84" w:rsidR="00A83FAA" w:rsidP="00A83FAA" w:rsidRDefault="00A83FAA" w14:paraId="28BACFEF" w14:textId="53A00043">
            <w:pPr>
              <w:contextualSpacing/>
              <w:jc w:val="center"/>
              <w:rPr>
                <w:rFonts w:ascii="Arial" w:hAnsi="Arial" w:eastAsia="Arial Nova" w:cs="Arial"/>
                <w:b/>
              </w:rPr>
            </w:pPr>
            <w:r>
              <w:rPr>
                <w:rFonts w:ascii="Arial" w:hAnsi="Arial" w:eastAsia="Arial Nova" w:cs="Arial"/>
                <w:b/>
              </w:rPr>
              <w:t>Pharynx</w:t>
            </w:r>
          </w:p>
        </w:tc>
        <w:tc>
          <w:tcPr>
            <w:tcW w:w="3656" w:type="dxa"/>
            <w:tcMar/>
            <w:vAlign w:val="center"/>
            <w:tcPrChange w:author="Karunakaran, Sharon" w:date="2026-01-07T16:08:26.453Z" w:id="558810192">
              <w:tcPr>
                <w:tcW w:w="3656" w:type="dxa"/>
                <w:tcMar/>
                <w:vAlign w:val="center"/>
              </w:tcPr>
            </w:tcPrChange>
          </w:tcPr>
          <w:p w:rsidRPr="004B6B84" w:rsidR="00A83FAA" w:rsidP="00A83FAA" w:rsidRDefault="00A83FAA" w14:paraId="7917C170" w14:textId="4A794D21">
            <w:pPr>
              <w:contextualSpacing/>
              <w:jc w:val="center"/>
              <w:rPr>
                <w:rFonts w:ascii="Arial" w:hAnsi="Arial" w:eastAsia="Arial Nova" w:cs="Arial"/>
              </w:rPr>
            </w:pPr>
            <w:r w:rsidRPr="00A83FAA">
              <w:rPr>
                <w:rFonts w:ascii="Arial" w:hAnsi="Arial" w:eastAsia="Arial Nova" w:cs="Arial"/>
              </w:rPr>
              <w:t>Endoscopic Cleft Repair</w:t>
            </w:r>
          </w:p>
        </w:tc>
        <w:tc>
          <w:tcPr>
            <w:tcW w:w="844" w:type="dxa"/>
            <w:vMerge/>
            <w:tcMar/>
            <w:vAlign w:val="center"/>
          </w:tcPr>
          <w:p w:rsidRPr="004B6B84" w:rsidR="00A83FAA" w:rsidP="00A83FAA" w:rsidRDefault="00A83FAA" w14:paraId="1F64EF09" w14:textId="77777777">
            <w:pPr>
              <w:contextualSpacing/>
              <w:jc w:val="center"/>
              <w:rPr>
                <w:rFonts w:ascii="Arial" w:hAnsi="Arial" w:eastAsia="Arial Nova" w:cs="Arial"/>
              </w:rPr>
            </w:pPr>
          </w:p>
        </w:tc>
        <w:tc>
          <w:tcPr>
            <w:tcW w:w="3595" w:type="dxa"/>
            <w:tcMar/>
            <w:vAlign w:val="center"/>
            <w:tcPrChange w:author="Karunakaran, Sharon" w:date="2026-01-07T16:08:26.453Z" w:id="805845777">
              <w:tcPr>
                <w:tcW w:w="3595" w:type="dxa"/>
                <w:tcMar/>
                <w:vAlign w:val="center"/>
              </w:tcPr>
            </w:tcPrChange>
          </w:tcPr>
          <w:p w:rsidRPr="004B6B84" w:rsidR="00A83FAA" w:rsidP="00A83FAA" w:rsidRDefault="00A83FAA" w14:paraId="7E32DDCB" w14:textId="7334E2D8">
            <w:pPr>
              <w:contextualSpacing/>
              <w:jc w:val="center"/>
              <w:rPr>
                <w:rFonts w:ascii="Arial" w:hAnsi="Arial" w:eastAsia="Arial Nova" w:cs="Arial"/>
              </w:rPr>
            </w:pPr>
            <w:r w:rsidRPr="00A83FAA">
              <w:rPr>
                <w:rFonts w:ascii="Arial" w:hAnsi="Arial" w:eastAsia="Arial Nova" w:cs="Arial"/>
              </w:rPr>
              <w:t>Brachial Cleft Cyst Excision</w:t>
            </w:r>
          </w:p>
        </w:tc>
        <w:tc>
          <w:tcPr>
            <w:tcW w:w="5190" w:type="dxa"/>
            <w:tcMar/>
            <w:vAlign w:val="center"/>
            <w:tcPrChange w:author="Karunakaran, Sharon" w:date="2026-01-07T16:08:26.453Z" w:id="1044317431">
              <w:tcPr>
                <w:tcW w:w="3595" w:type="dxa"/>
                <w:tcMar/>
                <w:vAlign w:val="center"/>
              </w:tcPr>
            </w:tcPrChange>
          </w:tcPr>
          <w:p w:rsidR="24B230E7" w:rsidP="24B230E7" w:rsidRDefault="24B230E7" w14:paraId="21070AE5" w14:textId="67653DBE">
            <w:pPr>
              <w:pStyle w:val="Normal"/>
              <w:jc w:val="center"/>
              <w:rPr>
                <w:rFonts w:ascii="Arial" w:hAnsi="Arial" w:eastAsia="Arial Nova" w:cs="Arial"/>
              </w:rPr>
            </w:pPr>
          </w:p>
        </w:tc>
      </w:tr>
      <w:tr w:rsidR="00A83FAA" w:rsidTr="24B230E7" w14:paraId="48EF3D58" w14:textId="77777777">
        <w:trPr>
          <w:trHeight w:val="300"/>
          <w:trPrChange w:author="Karunakaran, Sharon" w:date="2026-01-07T16:08:23.933Z" w16du:dateUtc="2026-01-07T16:08:23.933Z" w:id="2096436518">
            <w:trPr>
              <w:trHeight w:val="300"/>
            </w:trPr>
          </w:trPrChange>
        </w:trPr>
        <w:tc>
          <w:tcPr>
            <w:tcW w:w="1255" w:type="dxa"/>
            <w:vMerge/>
            <w:tcMar/>
            <w:vAlign w:val="center"/>
          </w:tcPr>
          <w:p w:rsidRPr="004B6B84" w:rsidR="00A83FAA" w:rsidP="00A83FAA" w:rsidRDefault="00A83FAA" w14:paraId="5EBC96EB" w14:textId="77777777">
            <w:pPr>
              <w:contextualSpacing/>
              <w:jc w:val="center"/>
              <w:rPr>
                <w:rFonts w:ascii="Arial" w:hAnsi="Arial" w:eastAsia="Arial Nova" w:cs="Arial"/>
                <w:b/>
              </w:rPr>
            </w:pPr>
          </w:p>
        </w:tc>
        <w:tc>
          <w:tcPr>
            <w:tcW w:w="3656" w:type="dxa"/>
            <w:tcMar/>
            <w:vAlign w:val="center"/>
            <w:tcPrChange w:author="Karunakaran, Sharon" w:date="2026-01-07T16:08:26.453Z" w:id="624872898">
              <w:tcPr>
                <w:tcW w:w="3656" w:type="dxa"/>
                <w:tcMar/>
                <w:vAlign w:val="center"/>
              </w:tcPr>
            </w:tcPrChange>
          </w:tcPr>
          <w:p w:rsidRPr="004B6B84" w:rsidR="00A83FAA" w:rsidP="00A83FAA" w:rsidRDefault="00A83FAA" w14:paraId="72507BAE" w14:textId="2A90D563">
            <w:pPr>
              <w:contextualSpacing/>
              <w:jc w:val="center"/>
              <w:rPr>
                <w:rFonts w:ascii="Arial" w:hAnsi="Arial" w:eastAsia="Arial Nova" w:cs="Arial"/>
              </w:rPr>
            </w:pPr>
            <w:r w:rsidRPr="00A83FAA">
              <w:rPr>
                <w:rFonts w:ascii="Arial" w:hAnsi="Arial" w:eastAsia="Arial Nova" w:cs="Arial"/>
              </w:rPr>
              <w:t>Vocal Cord Injection</w:t>
            </w:r>
          </w:p>
        </w:tc>
        <w:tc>
          <w:tcPr>
            <w:tcW w:w="844" w:type="dxa"/>
            <w:vMerge/>
            <w:tcMar/>
            <w:vAlign w:val="center"/>
          </w:tcPr>
          <w:p w:rsidRPr="004B6B84" w:rsidR="00A83FAA" w:rsidP="00A83FAA" w:rsidRDefault="00A83FAA" w14:paraId="14A5AD10" w14:textId="77777777">
            <w:pPr>
              <w:contextualSpacing/>
              <w:jc w:val="center"/>
              <w:rPr>
                <w:rFonts w:ascii="Arial" w:hAnsi="Arial" w:eastAsia="Arial Nova" w:cs="Arial"/>
              </w:rPr>
            </w:pPr>
          </w:p>
        </w:tc>
        <w:tc>
          <w:tcPr>
            <w:tcW w:w="3595" w:type="dxa"/>
            <w:tcMar/>
            <w:vAlign w:val="center"/>
            <w:tcPrChange w:author="Karunakaran, Sharon" w:date="2026-01-07T16:08:26.453Z" w:id="1165759900">
              <w:tcPr>
                <w:tcW w:w="3595" w:type="dxa"/>
                <w:tcMar/>
                <w:vAlign w:val="center"/>
              </w:tcPr>
            </w:tcPrChange>
          </w:tcPr>
          <w:p w:rsidRPr="004B6B84" w:rsidR="00A83FAA" w:rsidP="00A83FAA" w:rsidRDefault="00A83FAA" w14:paraId="32ECFE94" w14:textId="74E08110">
            <w:pPr>
              <w:contextualSpacing/>
              <w:jc w:val="center"/>
              <w:rPr>
                <w:rFonts w:ascii="Arial" w:hAnsi="Arial" w:eastAsia="Arial Nova" w:cs="Arial"/>
              </w:rPr>
            </w:pPr>
            <w:r w:rsidRPr="00A83FAA">
              <w:rPr>
                <w:rFonts w:ascii="Arial" w:hAnsi="Arial" w:eastAsia="Arial Nova" w:cs="Arial"/>
              </w:rPr>
              <w:t>Neck Infection</w:t>
            </w:r>
          </w:p>
        </w:tc>
        <w:tc>
          <w:tcPr>
            <w:tcW w:w="5190" w:type="dxa"/>
            <w:tcMar/>
            <w:vAlign w:val="center"/>
            <w:tcPrChange w:author="Karunakaran, Sharon" w:date="2026-01-07T16:08:26.453Z" w:id="1586838721">
              <w:tcPr>
                <w:tcW w:w="3595" w:type="dxa"/>
                <w:tcMar/>
                <w:vAlign w:val="center"/>
              </w:tcPr>
            </w:tcPrChange>
          </w:tcPr>
          <w:p w:rsidR="24B230E7" w:rsidP="24B230E7" w:rsidRDefault="24B230E7" w14:paraId="242E4AF0" w14:textId="7D4607C4">
            <w:pPr>
              <w:pStyle w:val="Normal"/>
              <w:jc w:val="center"/>
              <w:rPr>
                <w:rFonts w:ascii="Arial" w:hAnsi="Arial" w:eastAsia="Arial Nova" w:cs="Arial"/>
              </w:rPr>
            </w:pPr>
          </w:p>
        </w:tc>
      </w:tr>
      <w:tr w:rsidR="00A83FAA" w:rsidTr="24B230E7" w14:paraId="5E75782B" w14:textId="77777777">
        <w:trPr>
          <w:trHeight w:val="300"/>
          <w:trPrChange w:author="Karunakaran, Sharon" w:date="2026-01-07T16:08:23.934Z" w16du:dateUtc="2026-01-07T16:08:23.934Z" w:id="379603931">
            <w:trPr>
              <w:trHeight w:val="300"/>
            </w:trPr>
          </w:trPrChange>
        </w:trPr>
        <w:tc>
          <w:tcPr>
            <w:tcW w:w="1255" w:type="dxa"/>
            <w:vMerge/>
            <w:tcMar/>
            <w:vAlign w:val="center"/>
          </w:tcPr>
          <w:p w:rsidRPr="004B6B84" w:rsidR="00A83FAA" w:rsidP="00A83FAA" w:rsidRDefault="00A83FAA" w14:paraId="22B61335" w14:textId="77777777">
            <w:pPr>
              <w:contextualSpacing/>
              <w:jc w:val="center"/>
              <w:rPr>
                <w:rFonts w:ascii="Arial" w:hAnsi="Arial" w:eastAsia="Arial Nova" w:cs="Arial"/>
                <w:b/>
              </w:rPr>
            </w:pPr>
          </w:p>
        </w:tc>
        <w:tc>
          <w:tcPr>
            <w:tcW w:w="3656" w:type="dxa"/>
            <w:tcMar/>
            <w:vAlign w:val="center"/>
            <w:tcPrChange w:author="Karunakaran, Sharon" w:date="2026-01-07T16:08:26.453Z" w:id="1855075733">
              <w:tcPr>
                <w:tcW w:w="3656" w:type="dxa"/>
                <w:tcMar/>
                <w:vAlign w:val="center"/>
              </w:tcPr>
            </w:tcPrChange>
          </w:tcPr>
          <w:p w:rsidRPr="004B6B84" w:rsidR="00A83FAA" w:rsidP="00A83FAA" w:rsidRDefault="00A83FAA" w14:paraId="1D11410C" w14:textId="11570E1C">
            <w:pPr>
              <w:contextualSpacing/>
              <w:jc w:val="center"/>
              <w:rPr>
                <w:rFonts w:ascii="Arial" w:hAnsi="Arial" w:eastAsia="Arial Nova" w:cs="Arial"/>
              </w:rPr>
            </w:pPr>
            <w:r w:rsidRPr="00A83FAA">
              <w:rPr>
                <w:rFonts w:ascii="Arial" w:hAnsi="Arial" w:eastAsia="Arial Nova" w:cs="Arial"/>
              </w:rPr>
              <w:t>Pharyngeal Flap</w:t>
            </w:r>
          </w:p>
        </w:tc>
        <w:tc>
          <w:tcPr>
            <w:tcW w:w="844" w:type="dxa"/>
            <w:vMerge w:val="restart"/>
            <w:tcMar/>
            <w:vAlign w:val="center"/>
            <w:tcPrChange w:author="Karunakaran, Sharon" w:date="2026-01-07T16:08:26.453Z" w:id="436714559">
              <w:tcPr>
                <w:tcW w:w="844" w:type="dxa"/>
                <w:vMerge w:val="restart"/>
                <w:tcMar/>
                <w:vAlign w:val="center"/>
              </w:tcPr>
            </w:tcPrChange>
          </w:tcPr>
          <w:p w:rsidRPr="004B6B84" w:rsidR="00A83FAA" w:rsidP="00A83FAA" w:rsidRDefault="00A83FAA" w14:paraId="39F9284D" w14:textId="376F2237">
            <w:pPr>
              <w:contextualSpacing/>
              <w:jc w:val="center"/>
              <w:rPr>
                <w:rFonts w:ascii="Arial" w:hAnsi="Arial" w:eastAsia="Arial Nova" w:cs="Arial"/>
              </w:rPr>
            </w:pPr>
            <w:r>
              <w:rPr>
                <w:rFonts w:ascii="Arial" w:hAnsi="Arial" w:eastAsia="Arial Nova" w:cs="Arial"/>
              </w:rPr>
              <w:t>Nasal/Sinus</w:t>
            </w:r>
          </w:p>
        </w:tc>
        <w:tc>
          <w:tcPr>
            <w:tcW w:w="3595" w:type="dxa"/>
            <w:tcMar/>
            <w:vAlign w:val="center"/>
            <w:tcPrChange w:author="Karunakaran, Sharon" w:date="2026-01-07T16:08:26.454Z" w:id="1255401263">
              <w:tcPr>
                <w:tcW w:w="3595" w:type="dxa"/>
                <w:tcMar/>
                <w:vAlign w:val="center"/>
              </w:tcPr>
            </w:tcPrChange>
          </w:tcPr>
          <w:p w:rsidRPr="004B6B84" w:rsidR="00A83FAA" w:rsidP="00A83FAA" w:rsidRDefault="00A83FAA" w14:paraId="268BDBA1" w14:textId="3913FBD1">
            <w:pPr>
              <w:contextualSpacing/>
              <w:jc w:val="center"/>
              <w:rPr>
                <w:rFonts w:ascii="Arial" w:hAnsi="Arial" w:eastAsia="Arial Nova" w:cs="Arial"/>
              </w:rPr>
            </w:pPr>
            <w:r w:rsidRPr="00A83FAA">
              <w:rPr>
                <w:rFonts w:ascii="Arial" w:hAnsi="Arial" w:eastAsia="Arial Nova" w:cs="Arial"/>
              </w:rPr>
              <w:t>FESS</w:t>
            </w:r>
          </w:p>
        </w:tc>
        <w:tc>
          <w:tcPr>
            <w:tcW w:w="5190" w:type="dxa"/>
            <w:tcMar/>
            <w:vAlign w:val="center"/>
            <w:tcPrChange w:author="Karunakaran, Sharon" w:date="2026-01-07T16:08:26.454Z" w:id="1105495947">
              <w:tcPr>
                <w:tcW w:w="3595" w:type="dxa"/>
                <w:tcMar/>
                <w:vAlign w:val="center"/>
              </w:tcPr>
            </w:tcPrChange>
          </w:tcPr>
          <w:p w:rsidR="24B230E7" w:rsidP="24B230E7" w:rsidRDefault="24B230E7" w14:paraId="692C4690" w14:textId="4E90066A">
            <w:pPr>
              <w:pStyle w:val="Normal"/>
              <w:jc w:val="center"/>
              <w:rPr>
                <w:rFonts w:ascii="Arial" w:hAnsi="Arial" w:eastAsia="Arial Nova" w:cs="Arial"/>
              </w:rPr>
            </w:pPr>
          </w:p>
        </w:tc>
      </w:tr>
      <w:tr w:rsidR="00A83FAA" w:rsidTr="24B230E7" w14:paraId="4F2990C6" w14:textId="77777777">
        <w:trPr>
          <w:trHeight w:val="300"/>
          <w:trPrChange w:author="Karunakaran, Sharon" w:date="2026-01-07T16:08:23.935Z" w16du:dateUtc="2026-01-07T16:08:23.935Z" w:id="792246997">
            <w:trPr>
              <w:trHeight w:val="300"/>
            </w:trPr>
          </w:trPrChange>
        </w:trPr>
        <w:tc>
          <w:tcPr>
            <w:tcW w:w="1255" w:type="dxa"/>
            <w:vMerge/>
            <w:tcMar/>
            <w:vAlign w:val="center"/>
          </w:tcPr>
          <w:p w:rsidRPr="004B6B84" w:rsidR="00A83FAA" w:rsidP="00A83FAA" w:rsidRDefault="00A83FAA" w14:paraId="4A82F672" w14:textId="77777777">
            <w:pPr>
              <w:contextualSpacing/>
              <w:jc w:val="center"/>
              <w:rPr>
                <w:rFonts w:ascii="Arial" w:hAnsi="Arial" w:eastAsia="Arial Nova" w:cs="Arial"/>
                <w:b/>
              </w:rPr>
            </w:pPr>
          </w:p>
        </w:tc>
        <w:tc>
          <w:tcPr>
            <w:tcW w:w="3656" w:type="dxa"/>
            <w:tcMar/>
            <w:vAlign w:val="center"/>
            <w:tcPrChange w:author="Karunakaran, Sharon" w:date="2026-01-07T16:08:26.454Z" w:id="314737126">
              <w:tcPr>
                <w:tcW w:w="3656" w:type="dxa"/>
                <w:tcMar/>
                <w:vAlign w:val="center"/>
              </w:tcPr>
            </w:tcPrChange>
          </w:tcPr>
          <w:p w:rsidRPr="004B6B84" w:rsidR="00A83FAA" w:rsidP="00A83FAA" w:rsidRDefault="00A83FAA" w14:paraId="5B8FEACD" w14:textId="53C5052A">
            <w:pPr>
              <w:contextualSpacing/>
              <w:jc w:val="center"/>
              <w:rPr>
                <w:rFonts w:ascii="Arial" w:hAnsi="Arial" w:eastAsia="Arial Nova" w:cs="Arial"/>
              </w:rPr>
            </w:pPr>
            <w:r w:rsidRPr="00A83FAA">
              <w:rPr>
                <w:rFonts w:ascii="Arial" w:hAnsi="Arial" w:eastAsia="Arial Nova" w:cs="Arial"/>
              </w:rPr>
              <w:t>Pharyngeal Injection – Add cefuroxime (CSF coverage)</w:t>
            </w:r>
          </w:p>
        </w:tc>
        <w:tc>
          <w:tcPr>
            <w:tcW w:w="844" w:type="dxa"/>
            <w:vMerge/>
            <w:tcMar/>
            <w:vAlign w:val="center"/>
          </w:tcPr>
          <w:p w:rsidRPr="004B6B84" w:rsidR="00A83FAA" w:rsidP="00A83FAA" w:rsidRDefault="00A83FAA" w14:paraId="3B2FAADE" w14:textId="77777777">
            <w:pPr>
              <w:contextualSpacing/>
              <w:jc w:val="center"/>
              <w:rPr>
                <w:rFonts w:ascii="Arial" w:hAnsi="Arial" w:eastAsia="Arial Nova" w:cs="Arial"/>
              </w:rPr>
            </w:pPr>
          </w:p>
        </w:tc>
        <w:tc>
          <w:tcPr>
            <w:tcW w:w="3595" w:type="dxa"/>
            <w:tcMar/>
            <w:vAlign w:val="center"/>
            <w:tcPrChange w:author="Karunakaran, Sharon" w:date="2026-01-07T16:08:26.454Z" w:id="80505615">
              <w:tcPr>
                <w:tcW w:w="3595" w:type="dxa"/>
                <w:tcMar/>
                <w:vAlign w:val="center"/>
              </w:tcPr>
            </w:tcPrChange>
          </w:tcPr>
          <w:p w:rsidRPr="004B6B84" w:rsidR="00A83FAA" w:rsidP="00A83FAA" w:rsidRDefault="00A83FAA" w14:paraId="2EBACBCF" w14:textId="79BB2BA4">
            <w:pPr>
              <w:contextualSpacing/>
              <w:jc w:val="center"/>
              <w:rPr>
                <w:rFonts w:ascii="Arial" w:hAnsi="Arial" w:eastAsia="Arial Nova" w:cs="Arial"/>
              </w:rPr>
            </w:pPr>
            <w:r w:rsidRPr="00A83FAA">
              <w:rPr>
                <w:rFonts w:ascii="Arial" w:hAnsi="Arial" w:eastAsia="Arial Nova" w:cs="Arial"/>
              </w:rPr>
              <w:t>Septorhinoplasty (SRP): Revision or grafting</w:t>
            </w:r>
          </w:p>
        </w:tc>
        <w:tc>
          <w:tcPr>
            <w:tcW w:w="5190" w:type="dxa"/>
            <w:tcMar/>
            <w:vAlign w:val="center"/>
            <w:tcPrChange w:author="Karunakaran, Sharon" w:date="2026-01-07T16:08:26.454Z" w:id="357110305">
              <w:tcPr>
                <w:tcW w:w="3595" w:type="dxa"/>
                <w:tcMar/>
                <w:vAlign w:val="center"/>
              </w:tcPr>
            </w:tcPrChange>
          </w:tcPr>
          <w:p w:rsidR="24B230E7" w:rsidP="24B230E7" w:rsidRDefault="24B230E7" w14:paraId="101934BC" w14:textId="0E4C233B">
            <w:pPr>
              <w:pStyle w:val="Normal"/>
              <w:jc w:val="center"/>
              <w:rPr>
                <w:rFonts w:ascii="Arial" w:hAnsi="Arial" w:eastAsia="Arial Nova" w:cs="Arial"/>
              </w:rPr>
            </w:pPr>
          </w:p>
        </w:tc>
      </w:tr>
    </w:tbl>
    <w:p w:rsidRPr="005440A4" w:rsidR="00473E5D" w:rsidP="00473E5D" w:rsidRDefault="00473E5D" w14:paraId="7D0D1F3A" w14:textId="4221AED5">
      <w:pPr>
        <w:contextualSpacing/>
        <w:rPr>
          <w:rFonts w:ascii="Arial" w:hAnsi="Arial" w:eastAsia="Arial Nova" w:cs="Arial"/>
          <w:b/>
          <w:color w:val="FF0000"/>
        </w:rPr>
      </w:pPr>
    </w:p>
    <w:tbl>
      <w:tblPr>
        <w:tblStyle w:val="TableGrid"/>
        <w:tblW w:w="9355" w:type="dxa"/>
        <w:tblLayout w:type="fixed"/>
        <w:tblLook w:val="0000" w:firstRow="0" w:lastRow="0" w:firstColumn="0" w:lastColumn="0" w:noHBand="0" w:noVBand="0"/>
      </w:tblPr>
      <w:tblGrid>
        <w:gridCol w:w="3336"/>
        <w:gridCol w:w="3338"/>
        <w:gridCol w:w="2681"/>
      </w:tblGrid>
      <w:tr w:rsidR="00CD212C" w:rsidTr="00D52B13" w14:paraId="398BE0F0" w14:textId="77777777">
        <w:trPr>
          <w:trHeight w:val="140"/>
        </w:trPr>
        <w:tc>
          <w:tcPr>
            <w:tcW w:w="9355" w:type="dxa"/>
            <w:gridSpan w:val="3"/>
          </w:tcPr>
          <w:p w:rsidRPr="00F17CF4" w:rsidR="00CD212C" w:rsidRDefault="00CD212C" w14:paraId="04EAAA17" w14:textId="77777777">
            <w:pPr>
              <w:pStyle w:val="Default"/>
              <w:rPr>
                <w:rFonts w:ascii="Arial" w:hAnsi="Arial" w:cs="Arial"/>
                <w:sz w:val="28"/>
                <w:szCs w:val="28"/>
              </w:rPr>
            </w:pPr>
            <w:r w:rsidRPr="00F17CF4">
              <w:rPr>
                <w:rFonts w:ascii="Arial" w:hAnsi="Arial" w:cs="Arial"/>
                <w:b/>
                <w:bCs/>
                <w:sz w:val="28"/>
                <w:szCs w:val="28"/>
              </w:rPr>
              <w:t xml:space="preserve">Procedures for Which Prophylaxis NOT Recommended </w:t>
            </w:r>
          </w:p>
        </w:tc>
      </w:tr>
      <w:tr w:rsidR="00CD212C" w:rsidTr="00D52B13" w14:paraId="6125E0A5" w14:textId="77777777">
        <w:trPr>
          <w:trHeight w:val="129"/>
        </w:trPr>
        <w:tc>
          <w:tcPr>
            <w:tcW w:w="3336" w:type="dxa"/>
          </w:tcPr>
          <w:p w:rsidRPr="00F17CF4" w:rsidR="00CD212C" w:rsidRDefault="00CD212C" w14:paraId="464133F3" w14:textId="77777777">
            <w:pPr>
              <w:pStyle w:val="Default"/>
              <w:rPr>
                <w:rFonts w:ascii="Arial" w:hAnsi="Arial" w:cs="Arial"/>
                <w:sz w:val="26"/>
                <w:szCs w:val="26"/>
              </w:rPr>
            </w:pPr>
            <w:r w:rsidRPr="00F17CF4">
              <w:rPr>
                <w:rFonts w:ascii="Arial" w:hAnsi="Arial" w:cs="Arial"/>
                <w:b/>
                <w:bCs/>
                <w:sz w:val="26"/>
                <w:szCs w:val="26"/>
              </w:rPr>
              <w:t xml:space="preserve">Neck </w:t>
            </w:r>
          </w:p>
        </w:tc>
        <w:tc>
          <w:tcPr>
            <w:tcW w:w="3338" w:type="dxa"/>
          </w:tcPr>
          <w:p w:rsidRPr="00F17CF4" w:rsidR="00CD212C" w:rsidRDefault="00CD212C" w14:paraId="4E72C62C" w14:textId="77777777">
            <w:pPr>
              <w:pStyle w:val="Default"/>
              <w:rPr>
                <w:rFonts w:ascii="Arial" w:hAnsi="Arial" w:cs="Arial"/>
                <w:sz w:val="26"/>
                <w:szCs w:val="26"/>
              </w:rPr>
            </w:pPr>
            <w:r w:rsidRPr="00F17CF4">
              <w:rPr>
                <w:rFonts w:ascii="Arial" w:hAnsi="Arial" w:cs="Arial"/>
                <w:b/>
                <w:bCs/>
                <w:sz w:val="26"/>
                <w:szCs w:val="26"/>
              </w:rPr>
              <w:t xml:space="preserve">Larynx/Pharynx </w:t>
            </w:r>
          </w:p>
        </w:tc>
        <w:tc>
          <w:tcPr>
            <w:tcW w:w="2681" w:type="dxa"/>
          </w:tcPr>
          <w:p w:rsidRPr="00F17CF4" w:rsidR="00CD212C" w:rsidRDefault="00CD212C" w14:paraId="2429581C" w14:textId="77777777">
            <w:pPr>
              <w:pStyle w:val="Default"/>
              <w:rPr>
                <w:rFonts w:ascii="Arial" w:hAnsi="Arial" w:cs="Arial"/>
                <w:sz w:val="26"/>
                <w:szCs w:val="26"/>
              </w:rPr>
            </w:pPr>
            <w:r w:rsidRPr="00F17CF4">
              <w:rPr>
                <w:rFonts w:ascii="Arial" w:hAnsi="Arial" w:cs="Arial"/>
                <w:b/>
                <w:bCs/>
                <w:sz w:val="26"/>
                <w:szCs w:val="26"/>
              </w:rPr>
              <w:t xml:space="preserve">Nasal/Sinus </w:t>
            </w:r>
          </w:p>
        </w:tc>
      </w:tr>
      <w:tr w:rsidR="00CD212C" w:rsidTr="00D52B13" w14:paraId="4D4DB3FB" w14:textId="77777777">
        <w:trPr>
          <w:trHeight w:val="129"/>
        </w:trPr>
        <w:tc>
          <w:tcPr>
            <w:tcW w:w="3336" w:type="dxa"/>
          </w:tcPr>
          <w:p w:rsidRPr="00F17CF4" w:rsidR="00CD212C" w:rsidRDefault="004B6B84" w14:paraId="0527F5CF" w14:textId="5AE19E40">
            <w:pPr>
              <w:pStyle w:val="Default"/>
              <w:rPr>
                <w:rFonts w:ascii="Arial" w:hAnsi="Arial" w:cs="Arial"/>
                <w:sz w:val="26"/>
                <w:szCs w:val="26"/>
              </w:rPr>
            </w:pPr>
            <w:r w:rsidRPr="00F17CF4">
              <w:rPr>
                <w:rFonts w:ascii="Arial" w:hAnsi="Arial" w:cs="Arial"/>
                <w:sz w:val="26"/>
                <w:szCs w:val="26"/>
              </w:rPr>
              <w:t>“Clean” H</w:t>
            </w:r>
            <w:r w:rsidRPr="00F17CF4" w:rsidR="00A83FAA">
              <w:rPr>
                <w:rFonts w:ascii="Arial" w:hAnsi="Arial" w:cs="Arial"/>
                <w:sz w:val="26"/>
                <w:szCs w:val="26"/>
              </w:rPr>
              <w:t xml:space="preserve">ead and neck surgeries </w:t>
            </w:r>
          </w:p>
        </w:tc>
        <w:tc>
          <w:tcPr>
            <w:tcW w:w="3338" w:type="dxa"/>
          </w:tcPr>
          <w:p w:rsidRPr="00F17CF4" w:rsidR="00CD212C" w:rsidRDefault="00CD212C" w14:paraId="690DADD6" w14:textId="77777777">
            <w:pPr>
              <w:pStyle w:val="Default"/>
              <w:rPr>
                <w:rFonts w:ascii="Arial" w:hAnsi="Arial" w:cs="Arial"/>
                <w:sz w:val="26"/>
                <w:szCs w:val="26"/>
              </w:rPr>
            </w:pPr>
            <w:r w:rsidRPr="00F17CF4">
              <w:rPr>
                <w:rFonts w:ascii="Arial" w:hAnsi="Arial" w:cs="Arial"/>
                <w:sz w:val="26"/>
                <w:szCs w:val="26"/>
              </w:rPr>
              <w:t xml:space="preserve">Micro-Laryngeal surgery </w:t>
            </w:r>
          </w:p>
        </w:tc>
        <w:tc>
          <w:tcPr>
            <w:tcW w:w="2681" w:type="dxa"/>
          </w:tcPr>
          <w:p w:rsidRPr="00F17CF4" w:rsidR="00CD212C" w:rsidRDefault="00CD212C" w14:paraId="4CD2C7F4" w14:textId="77777777">
            <w:pPr>
              <w:pStyle w:val="Default"/>
              <w:rPr>
                <w:rFonts w:ascii="Arial" w:hAnsi="Arial" w:cs="Arial"/>
                <w:sz w:val="26"/>
                <w:szCs w:val="26"/>
              </w:rPr>
            </w:pPr>
            <w:r w:rsidRPr="00F17CF4">
              <w:rPr>
                <w:rFonts w:ascii="Arial" w:hAnsi="Arial" w:cs="Arial"/>
                <w:sz w:val="26"/>
                <w:szCs w:val="26"/>
              </w:rPr>
              <w:t xml:space="preserve">Septorhinoplasty </w:t>
            </w:r>
          </w:p>
        </w:tc>
      </w:tr>
      <w:tr w:rsidR="004B6B84" w:rsidTr="00D52B13" w14:paraId="271C694F" w14:textId="77777777">
        <w:trPr>
          <w:trHeight w:val="129"/>
        </w:trPr>
        <w:tc>
          <w:tcPr>
            <w:tcW w:w="3336" w:type="dxa"/>
          </w:tcPr>
          <w:p w:rsidRPr="00F17CF4" w:rsidR="004B6B84" w:rsidRDefault="004B6B84" w14:paraId="771D0D93" w14:textId="4E696A85">
            <w:pPr>
              <w:pStyle w:val="Default"/>
              <w:rPr>
                <w:rFonts w:ascii="Arial" w:hAnsi="Arial" w:cs="Arial"/>
                <w:sz w:val="26"/>
                <w:szCs w:val="26"/>
              </w:rPr>
            </w:pPr>
            <w:r w:rsidRPr="00F17CF4">
              <w:rPr>
                <w:rFonts w:ascii="Arial" w:hAnsi="Arial" w:cs="Arial"/>
                <w:sz w:val="26"/>
                <w:szCs w:val="26"/>
              </w:rPr>
              <w:t>Thyroidectomy</w:t>
            </w:r>
          </w:p>
        </w:tc>
        <w:tc>
          <w:tcPr>
            <w:tcW w:w="3338" w:type="dxa"/>
          </w:tcPr>
          <w:p w:rsidRPr="00F17CF4" w:rsidR="004B6B84" w:rsidRDefault="004B6B84" w14:paraId="309EA808" w14:textId="2C034773">
            <w:pPr>
              <w:pStyle w:val="Default"/>
              <w:rPr>
                <w:rFonts w:ascii="Arial" w:hAnsi="Arial" w:cs="Arial"/>
                <w:sz w:val="26"/>
                <w:szCs w:val="26"/>
              </w:rPr>
            </w:pPr>
            <w:r w:rsidRPr="00F17CF4">
              <w:rPr>
                <w:rFonts w:ascii="Arial" w:hAnsi="Arial" w:cs="Arial"/>
                <w:sz w:val="26"/>
                <w:szCs w:val="26"/>
              </w:rPr>
              <w:t>Adenotonsillectomy/UPPP</w:t>
            </w:r>
          </w:p>
        </w:tc>
        <w:tc>
          <w:tcPr>
            <w:tcW w:w="2681" w:type="dxa"/>
          </w:tcPr>
          <w:p w:rsidRPr="00F17CF4" w:rsidR="004B6B84" w:rsidRDefault="004B6B84" w14:paraId="51A0F679" w14:textId="384083F6">
            <w:pPr>
              <w:pStyle w:val="Default"/>
              <w:rPr>
                <w:rFonts w:ascii="Arial" w:hAnsi="Arial" w:cs="Arial"/>
                <w:sz w:val="26"/>
                <w:szCs w:val="26"/>
              </w:rPr>
            </w:pPr>
            <w:r w:rsidRPr="00F17CF4">
              <w:rPr>
                <w:rFonts w:ascii="Arial" w:hAnsi="Arial" w:cs="Arial"/>
                <w:sz w:val="26"/>
                <w:szCs w:val="26"/>
              </w:rPr>
              <w:t>Septoplasty</w:t>
            </w:r>
          </w:p>
        </w:tc>
      </w:tr>
      <w:tr w:rsidR="00CD212C" w:rsidTr="00D52B13" w14:paraId="711921BC" w14:textId="77777777">
        <w:trPr>
          <w:trHeight w:val="129"/>
        </w:trPr>
        <w:tc>
          <w:tcPr>
            <w:tcW w:w="3336" w:type="dxa"/>
          </w:tcPr>
          <w:p w:rsidRPr="00F17CF4" w:rsidR="00CD212C" w:rsidRDefault="00CD212C" w14:paraId="38FE83F1" w14:textId="77777777">
            <w:pPr>
              <w:pStyle w:val="Default"/>
              <w:rPr>
                <w:rFonts w:ascii="Arial" w:hAnsi="Arial" w:cs="Arial"/>
                <w:sz w:val="26"/>
                <w:szCs w:val="26"/>
              </w:rPr>
            </w:pPr>
            <w:r w:rsidRPr="00F17CF4">
              <w:rPr>
                <w:rFonts w:ascii="Arial" w:hAnsi="Arial" w:cs="Arial"/>
                <w:sz w:val="26"/>
                <w:szCs w:val="26"/>
              </w:rPr>
              <w:t xml:space="preserve">Parotidectomy </w:t>
            </w:r>
          </w:p>
        </w:tc>
        <w:tc>
          <w:tcPr>
            <w:tcW w:w="3338" w:type="dxa"/>
          </w:tcPr>
          <w:p w:rsidRPr="00F17CF4" w:rsidR="00CD212C" w:rsidRDefault="00CD212C" w14:paraId="171893A3" w14:textId="46BBC1B6">
            <w:pPr>
              <w:pStyle w:val="Default"/>
              <w:rPr>
                <w:rFonts w:ascii="Arial" w:hAnsi="Arial" w:cs="Arial"/>
                <w:sz w:val="26"/>
                <w:szCs w:val="26"/>
              </w:rPr>
            </w:pPr>
          </w:p>
        </w:tc>
        <w:tc>
          <w:tcPr>
            <w:tcW w:w="2681" w:type="dxa"/>
          </w:tcPr>
          <w:p w:rsidRPr="00F17CF4" w:rsidR="00CD212C" w:rsidRDefault="00CD212C" w14:paraId="24E49AF3" w14:textId="2F2EFA2E">
            <w:pPr>
              <w:pStyle w:val="Default"/>
              <w:rPr>
                <w:rFonts w:ascii="Arial" w:hAnsi="Arial" w:cs="Arial"/>
                <w:sz w:val="26"/>
                <w:szCs w:val="26"/>
              </w:rPr>
            </w:pPr>
          </w:p>
        </w:tc>
      </w:tr>
      <w:tr w:rsidR="004B6B84" w:rsidTr="00D52B13" w14:paraId="0B25AE52" w14:textId="77777777">
        <w:trPr>
          <w:trHeight w:val="129"/>
        </w:trPr>
        <w:tc>
          <w:tcPr>
            <w:tcW w:w="3336" w:type="dxa"/>
          </w:tcPr>
          <w:p w:rsidRPr="00F17CF4" w:rsidR="004B6B84" w:rsidRDefault="004B6B84" w14:paraId="4F397BF0" w14:textId="77777777">
            <w:pPr>
              <w:pStyle w:val="Default"/>
              <w:rPr>
                <w:rFonts w:ascii="Arial" w:hAnsi="Arial" w:cs="Arial"/>
                <w:sz w:val="26"/>
                <w:szCs w:val="26"/>
              </w:rPr>
            </w:pPr>
            <w:r w:rsidRPr="00F17CF4">
              <w:rPr>
                <w:rFonts w:ascii="Arial" w:hAnsi="Arial" w:cs="Arial"/>
                <w:sz w:val="26"/>
                <w:szCs w:val="26"/>
              </w:rPr>
              <w:t xml:space="preserve">Submandibular Gland Excision </w:t>
            </w:r>
          </w:p>
        </w:tc>
        <w:tc>
          <w:tcPr>
            <w:tcW w:w="3338" w:type="dxa"/>
          </w:tcPr>
          <w:p w:rsidRPr="00F17CF4" w:rsidR="004B6B84" w:rsidRDefault="004B6B84" w14:paraId="6B547AC7" w14:textId="77777777">
            <w:pPr>
              <w:pStyle w:val="Default"/>
              <w:rPr>
                <w:rFonts w:ascii="Arial" w:hAnsi="Arial" w:cs="Arial"/>
                <w:sz w:val="26"/>
                <w:szCs w:val="26"/>
              </w:rPr>
            </w:pPr>
          </w:p>
        </w:tc>
        <w:tc>
          <w:tcPr>
            <w:tcW w:w="2681" w:type="dxa"/>
          </w:tcPr>
          <w:p w:rsidRPr="00F17CF4" w:rsidR="004B6B84" w:rsidRDefault="004B6B84" w14:paraId="6C3011BF" w14:textId="65036B55">
            <w:pPr>
              <w:pStyle w:val="Default"/>
              <w:rPr>
                <w:rFonts w:ascii="Arial" w:hAnsi="Arial" w:cs="Arial"/>
                <w:sz w:val="26"/>
                <w:szCs w:val="26"/>
              </w:rPr>
            </w:pPr>
          </w:p>
        </w:tc>
      </w:tr>
    </w:tbl>
    <w:p w:rsidR="00B23F94" w:rsidP="004655C5" w:rsidRDefault="00B23F94" w14:paraId="092201F8" w14:textId="77777777">
      <w:pPr>
        <w:contextualSpacing/>
        <w:rPr>
          <w:rFonts w:ascii="Arial" w:hAnsi="Arial" w:cs="Arial"/>
          <w:b/>
          <w:bCs/>
          <w:sz w:val="28"/>
          <w:szCs w:val="28"/>
        </w:rPr>
      </w:pPr>
    </w:p>
    <w:bookmarkEnd w:id="1"/>
    <w:p w:rsidR="00B23F94" w:rsidP="004655C5" w:rsidRDefault="00B23F94" w14:paraId="78B24F52" w14:textId="77777777">
      <w:pPr>
        <w:contextualSpacing/>
        <w:rPr>
          <w:rFonts w:ascii="Arial" w:hAnsi="Arial" w:cs="Arial"/>
          <w:b/>
          <w:bCs/>
          <w:sz w:val="28"/>
          <w:szCs w:val="28"/>
        </w:rPr>
      </w:pPr>
    </w:p>
    <w:p w:rsidRPr="006E3B1A" w:rsidR="00A83FAA" w:rsidP="00A83FAA" w:rsidRDefault="00A83FAA" w14:paraId="345CF723" w14:textId="6F81511D">
      <w:pPr>
        <w:contextualSpacing/>
        <w:rPr>
          <w:rFonts w:ascii="Arial" w:hAnsi="Arial" w:eastAsia="Arial Nova" w:cs="Arial"/>
          <w:b/>
          <w:bCs/>
          <w:color w:val="00B050"/>
          <w:sz w:val="28"/>
          <w:szCs w:val="28"/>
          <w:u w:val="single"/>
        </w:rPr>
      </w:pPr>
      <w:r w:rsidRPr="006E3B1A">
        <w:rPr>
          <w:rFonts w:ascii="Arial" w:hAnsi="Arial" w:eastAsia="Arial Nova" w:cs="Arial"/>
          <w:b/>
          <w:bCs/>
          <w:color w:val="00B050"/>
          <w:sz w:val="28"/>
          <w:szCs w:val="28"/>
          <w:u w:val="single"/>
        </w:rPr>
        <w:t>Urologic Procedures</w:t>
      </w:r>
    </w:p>
    <w:p w:rsidRPr="006E3B1A" w:rsidR="00B63BE3" w:rsidP="00A83FAA" w:rsidRDefault="00B63BE3" w14:paraId="42FB0297" w14:textId="77777777">
      <w:pPr>
        <w:contextualSpacing/>
        <w:rPr>
          <w:rFonts w:ascii="Arial" w:hAnsi="Arial" w:eastAsia="Arial Nova" w:cs="Arial"/>
          <w:b/>
          <w:bCs/>
          <w:color w:val="00B050"/>
          <w:sz w:val="28"/>
          <w:szCs w:val="28"/>
          <w:u w:val="single"/>
        </w:rPr>
      </w:pPr>
    </w:p>
    <w:tbl>
      <w:tblPr>
        <w:tblStyle w:val="TableGrid"/>
        <w:tblW w:w="13675" w:type="dxa"/>
        <w:tblLayout w:type="fixed"/>
        <w:tblLook w:val="06A0" w:firstRow="1" w:lastRow="0" w:firstColumn="1" w:lastColumn="0" w:noHBand="1" w:noVBand="1"/>
      </w:tblPr>
      <w:tblGrid>
        <w:gridCol w:w="3955"/>
        <w:gridCol w:w="4860"/>
        <w:gridCol w:w="4860"/>
      </w:tblGrid>
      <w:tr w:rsidRPr="006E3B1A" w:rsidR="006E3B1A" w:rsidTr="24B230E7" w14:paraId="7E6F8437" w14:textId="77777777">
        <w:trPr>
          <w:trHeight w:val="300"/>
        </w:trPr>
        <w:tc>
          <w:tcPr>
            <w:tcW w:w="3955" w:type="dxa"/>
            <w:tcMar/>
          </w:tcPr>
          <w:p w:rsidRPr="006E3B1A" w:rsidR="00B63BE3" w:rsidP="0057590E" w:rsidRDefault="00B63BE3" w14:paraId="04DC09B3" w14:textId="4CB11D28">
            <w:pPr>
              <w:contextualSpacing/>
              <w:rPr>
                <w:rFonts w:ascii="Arial" w:hAnsi="Arial" w:eastAsia="Arial Nova" w:cs="Arial"/>
                <w:b/>
                <w:bCs/>
                <w:color w:val="00B050"/>
              </w:rPr>
            </w:pPr>
            <w:r w:rsidRPr="006E3B1A">
              <w:rPr>
                <w:rFonts w:ascii="Arial" w:hAnsi="Arial" w:eastAsia="Arial Nova" w:cs="Arial"/>
                <w:b/>
                <w:bCs/>
                <w:color w:val="00B050"/>
              </w:rPr>
              <w:t>Procedure</w:t>
            </w:r>
          </w:p>
        </w:tc>
        <w:tc>
          <w:tcPr>
            <w:tcW w:w="4860" w:type="dxa"/>
            <w:tcMar/>
          </w:tcPr>
          <w:p w:rsidRPr="006E3B1A" w:rsidR="00B63BE3" w:rsidP="0057590E" w:rsidRDefault="00B63BE3" w14:paraId="086CC49D" w14:textId="039D7B52">
            <w:pPr>
              <w:contextualSpacing/>
              <w:rPr>
                <w:rFonts w:ascii="Arial" w:hAnsi="Arial" w:eastAsia="Arial Nova" w:cs="Arial"/>
                <w:b/>
                <w:bCs/>
                <w:color w:val="00B050"/>
              </w:rPr>
            </w:pPr>
            <w:r w:rsidRPr="006E3B1A">
              <w:rPr>
                <w:rFonts w:ascii="Arial" w:hAnsi="Arial" w:eastAsia="Arial Nova" w:cs="Arial"/>
                <w:b/>
                <w:bCs/>
                <w:color w:val="00B050"/>
              </w:rPr>
              <w:t>Agent (Single dose only per AUA)</w:t>
            </w:r>
          </w:p>
        </w:tc>
        <w:tc>
          <w:tcPr>
            <w:tcW w:w="4860" w:type="dxa"/>
            <w:tcMar/>
          </w:tcPr>
          <w:p w:rsidR="24B230E7" w:rsidP="24B230E7" w:rsidRDefault="24B230E7" w14:paraId="4DE32F74" w14:textId="610A5A26">
            <w:pPr>
              <w:pStyle w:val="Normal"/>
              <w:rPr>
                <w:rFonts w:ascii="Arial" w:hAnsi="Arial" w:eastAsia="Arial Nova" w:cs="Arial"/>
                <w:b w:val="1"/>
                <w:bCs w:val="1"/>
                <w:color w:val="00B050"/>
              </w:rPr>
            </w:pPr>
          </w:p>
        </w:tc>
      </w:tr>
      <w:tr w:rsidRPr="006E3B1A" w:rsidR="006E3B1A" w:rsidTr="24B230E7" w14:paraId="23A20328" w14:textId="77777777">
        <w:trPr>
          <w:trHeight w:val="809"/>
        </w:trPr>
        <w:tc>
          <w:tcPr>
            <w:tcW w:w="3955" w:type="dxa"/>
            <w:tcMar/>
            <w:vAlign w:val="center"/>
          </w:tcPr>
          <w:p w:rsidRPr="006E3B1A" w:rsidR="00B63BE3" w:rsidP="0057590E" w:rsidRDefault="00B63BE3" w14:paraId="2DD9F411" w14:textId="6E44702F">
            <w:pPr>
              <w:contextualSpacing/>
              <w:jc w:val="center"/>
              <w:rPr>
                <w:rFonts w:ascii="Arial" w:hAnsi="Arial" w:eastAsia="Arial Nova" w:cs="Arial"/>
                <w:color w:val="00B050"/>
              </w:rPr>
            </w:pPr>
            <w:r w:rsidRPr="006E3B1A">
              <w:rPr>
                <w:rFonts w:ascii="Arial" w:hAnsi="Arial" w:eastAsia="Arial Nova" w:cs="Arial"/>
                <w:color w:val="00B050"/>
              </w:rPr>
              <w:t>Lower tract instrumentation with risk for infection</w:t>
            </w:r>
          </w:p>
        </w:tc>
        <w:tc>
          <w:tcPr>
            <w:tcW w:w="4860" w:type="dxa"/>
            <w:tcMar/>
            <w:vAlign w:val="center"/>
          </w:tcPr>
          <w:p w:rsidRPr="006E3B1A" w:rsidR="00B63BE3" w:rsidP="0057590E" w:rsidRDefault="00B63BE3" w14:paraId="1D750C0A" w14:textId="20899388">
            <w:pPr>
              <w:contextualSpacing/>
              <w:jc w:val="center"/>
              <w:rPr>
                <w:rFonts w:ascii="Arial" w:hAnsi="Arial" w:eastAsia="Arial Nova" w:cs="Arial"/>
                <w:color w:val="00B050"/>
              </w:rPr>
            </w:pPr>
            <w:r w:rsidRPr="006E3B1A">
              <w:rPr>
                <w:rFonts w:ascii="Arial" w:hAnsi="Arial" w:eastAsia="Arial Nova" w:cs="Arial"/>
                <w:color w:val="00B050"/>
              </w:rPr>
              <w:t>PO TMP/SMX or a fluoroquinolone</w:t>
            </w:r>
          </w:p>
        </w:tc>
        <w:tc>
          <w:tcPr>
            <w:tcW w:w="4860" w:type="dxa"/>
            <w:tcMar/>
            <w:vAlign w:val="center"/>
          </w:tcPr>
          <w:p w:rsidR="24B230E7" w:rsidP="24B230E7" w:rsidRDefault="24B230E7" w14:paraId="61260946" w14:textId="38AFC6F5">
            <w:pPr>
              <w:pStyle w:val="Normal"/>
              <w:jc w:val="center"/>
              <w:rPr>
                <w:rFonts w:ascii="Arial" w:hAnsi="Arial" w:eastAsia="Arial Nova" w:cs="Arial"/>
                <w:color w:val="00B050"/>
              </w:rPr>
            </w:pPr>
          </w:p>
        </w:tc>
      </w:tr>
      <w:tr w:rsidRPr="006E3B1A" w:rsidR="006E3B1A" w:rsidTr="24B230E7" w14:paraId="2B91299E" w14:textId="77777777">
        <w:trPr>
          <w:trHeight w:val="516"/>
        </w:trPr>
        <w:tc>
          <w:tcPr>
            <w:tcW w:w="3955" w:type="dxa"/>
            <w:tcMar/>
            <w:vAlign w:val="center"/>
          </w:tcPr>
          <w:p w:rsidRPr="006E3B1A" w:rsidR="00B63BE3" w:rsidP="0057590E" w:rsidRDefault="00B63BE3" w14:paraId="0B92392F" w14:textId="3A12728E">
            <w:pPr>
              <w:contextualSpacing/>
              <w:jc w:val="center"/>
              <w:rPr>
                <w:rFonts w:ascii="Arial" w:hAnsi="Arial" w:eastAsia="Arial Nova" w:cs="Arial"/>
                <w:color w:val="00B050"/>
              </w:rPr>
            </w:pPr>
            <w:r w:rsidRPr="006E3B1A">
              <w:rPr>
                <w:rFonts w:ascii="Arial" w:hAnsi="Arial" w:eastAsia="Arial Nova" w:cs="Arial"/>
                <w:color w:val="00B050"/>
              </w:rPr>
              <w:t xml:space="preserve">Clean </w:t>
            </w:r>
            <w:r w:rsidRPr="006E3B1A">
              <w:rPr>
                <w:rFonts w:ascii="Arial" w:hAnsi="Arial" w:eastAsia="Arial Nova" w:cs="Arial"/>
                <w:b/>
                <w:color w:val="00B050"/>
              </w:rPr>
              <w:t>without</w:t>
            </w:r>
            <w:r w:rsidRPr="006E3B1A">
              <w:rPr>
                <w:rFonts w:ascii="Arial" w:hAnsi="Arial" w:eastAsia="Arial Nova" w:cs="Arial"/>
                <w:color w:val="00B050"/>
              </w:rPr>
              <w:t xml:space="preserve"> entry into urinary tract</w:t>
            </w:r>
          </w:p>
        </w:tc>
        <w:tc>
          <w:tcPr>
            <w:tcW w:w="4860" w:type="dxa"/>
            <w:tcMar/>
            <w:vAlign w:val="center"/>
          </w:tcPr>
          <w:p w:rsidRPr="006E3B1A" w:rsidR="00B63BE3" w:rsidP="0057590E" w:rsidRDefault="00B63BE3" w14:paraId="089A37C9" w14:textId="77777777">
            <w:pPr>
              <w:contextualSpacing/>
              <w:jc w:val="center"/>
              <w:rPr>
                <w:rFonts w:ascii="Arial" w:hAnsi="Arial" w:eastAsia="Arial Nova" w:cs="Arial"/>
                <w:color w:val="00B050"/>
              </w:rPr>
            </w:pPr>
            <w:r w:rsidRPr="006E3B1A">
              <w:rPr>
                <w:rFonts w:ascii="Arial" w:hAnsi="Arial" w:eastAsia="Arial Nova" w:cs="Arial"/>
                <w:color w:val="00B050"/>
              </w:rPr>
              <w:t>Cefazolin +/- gentamicin</w:t>
            </w:r>
          </w:p>
          <w:p w:rsidRPr="006E3B1A" w:rsidR="00B63BE3" w:rsidP="0057590E" w:rsidRDefault="00B63BE3" w14:paraId="0798051B" w14:textId="75B98DFA">
            <w:pPr>
              <w:contextualSpacing/>
              <w:jc w:val="center"/>
              <w:rPr>
                <w:rFonts w:ascii="Arial" w:hAnsi="Arial" w:eastAsia="Arial Nova" w:cs="Arial"/>
                <w:color w:val="00B050"/>
              </w:rPr>
            </w:pPr>
            <w:r w:rsidRPr="006E3B1A">
              <w:rPr>
                <w:rFonts w:ascii="Arial" w:hAnsi="Arial" w:eastAsia="Arial Nova" w:cs="Arial"/>
                <w:color w:val="00B050"/>
              </w:rPr>
              <w:t>Cefazolin alone</w:t>
            </w:r>
          </w:p>
          <w:p w:rsidRPr="006E3B1A" w:rsidR="006E3B1A" w:rsidP="0057590E" w:rsidRDefault="006E3B1A" w14:paraId="166BA3A9" w14:textId="3B5D21AD">
            <w:pPr>
              <w:contextualSpacing/>
              <w:jc w:val="center"/>
              <w:rPr>
                <w:rFonts w:ascii="Arial" w:hAnsi="Arial" w:eastAsia="Arial Nova" w:cs="Arial"/>
                <w:color w:val="00B050"/>
              </w:rPr>
            </w:pPr>
            <w:r w:rsidRPr="006E3B1A">
              <w:rPr>
                <w:rFonts w:ascii="Arial" w:hAnsi="Arial" w:eastAsia="Arial Nova" w:cs="Arial"/>
                <w:color w:val="00B050"/>
              </w:rPr>
              <w:t>OR</w:t>
            </w:r>
          </w:p>
          <w:p w:rsidRPr="006E3B1A" w:rsidR="00B63BE3" w:rsidP="0057590E" w:rsidRDefault="00B63BE3" w14:paraId="03A886CF" w14:textId="51081264">
            <w:pPr>
              <w:contextualSpacing/>
              <w:jc w:val="center"/>
              <w:rPr>
                <w:rFonts w:ascii="Arial" w:hAnsi="Arial" w:eastAsia="Arial Nova" w:cs="Arial"/>
                <w:color w:val="00B050"/>
              </w:rPr>
            </w:pPr>
            <w:r w:rsidRPr="006E3B1A">
              <w:rPr>
                <w:rFonts w:ascii="Arial" w:hAnsi="Arial" w:eastAsia="Arial Nova" w:cs="Arial"/>
                <w:color w:val="00B050"/>
              </w:rPr>
              <w:t>None (Many Class I/clean see AUA)</w:t>
            </w:r>
          </w:p>
        </w:tc>
        <w:tc>
          <w:tcPr>
            <w:tcW w:w="4860" w:type="dxa"/>
            <w:tcMar/>
            <w:vAlign w:val="center"/>
          </w:tcPr>
          <w:p w:rsidR="24B230E7" w:rsidP="24B230E7" w:rsidRDefault="24B230E7" w14:paraId="22326390" w14:textId="1B1D0FD7">
            <w:pPr>
              <w:pStyle w:val="Normal"/>
              <w:jc w:val="center"/>
              <w:rPr>
                <w:rFonts w:ascii="Arial" w:hAnsi="Arial" w:eastAsia="Arial Nova" w:cs="Arial"/>
                <w:color w:val="00B050"/>
              </w:rPr>
            </w:pPr>
          </w:p>
        </w:tc>
      </w:tr>
      <w:tr w:rsidRPr="006E3B1A" w:rsidR="006E3B1A" w:rsidTr="24B230E7" w14:paraId="0E0720EE" w14:textId="77777777">
        <w:trPr>
          <w:trHeight w:val="516"/>
        </w:trPr>
        <w:tc>
          <w:tcPr>
            <w:tcW w:w="3955" w:type="dxa"/>
            <w:tcMar/>
            <w:vAlign w:val="center"/>
          </w:tcPr>
          <w:p w:rsidRPr="006E3B1A" w:rsidR="00B63BE3" w:rsidP="0057590E" w:rsidRDefault="00B63BE3" w14:paraId="49C21F9E" w14:textId="7B2603E4">
            <w:pPr>
              <w:contextualSpacing/>
              <w:jc w:val="center"/>
              <w:rPr>
                <w:rFonts w:ascii="Arial" w:hAnsi="Arial" w:eastAsia="Arial Nova" w:cs="Arial"/>
                <w:color w:val="00B050"/>
              </w:rPr>
            </w:pPr>
            <w:r w:rsidRPr="006E3B1A">
              <w:rPr>
                <w:rFonts w:ascii="Arial" w:hAnsi="Arial" w:eastAsia="Arial Nova" w:cs="Arial"/>
                <w:color w:val="00B050"/>
              </w:rPr>
              <w:t xml:space="preserve">Clean </w:t>
            </w:r>
            <w:r w:rsidRPr="006E3B1A">
              <w:rPr>
                <w:rFonts w:ascii="Arial" w:hAnsi="Arial" w:eastAsia="Arial Nova" w:cs="Arial"/>
                <w:b/>
                <w:color w:val="00B050"/>
              </w:rPr>
              <w:t>with</w:t>
            </w:r>
            <w:r w:rsidRPr="006E3B1A">
              <w:rPr>
                <w:rFonts w:ascii="Arial" w:hAnsi="Arial" w:eastAsia="Arial Nova" w:cs="Arial"/>
                <w:color w:val="00B050"/>
              </w:rPr>
              <w:t xml:space="preserve"> entry into urinary tract</w:t>
            </w:r>
          </w:p>
        </w:tc>
        <w:tc>
          <w:tcPr>
            <w:tcW w:w="4860" w:type="dxa"/>
            <w:tcMar/>
            <w:vAlign w:val="center"/>
          </w:tcPr>
          <w:p w:rsidRPr="006E3B1A" w:rsidR="00B63BE3" w:rsidP="0057590E" w:rsidRDefault="00B63BE3" w14:paraId="3743CC30" w14:textId="6E0E3FA3">
            <w:pPr>
              <w:contextualSpacing/>
              <w:jc w:val="center"/>
              <w:rPr>
                <w:rFonts w:ascii="Arial" w:hAnsi="Arial" w:eastAsia="Arial Nova" w:cs="Arial"/>
                <w:color w:val="00B050"/>
              </w:rPr>
            </w:pPr>
            <w:r w:rsidRPr="006E3B1A">
              <w:rPr>
                <w:rFonts w:ascii="Arial" w:hAnsi="Arial" w:eastAsia="Arial Nova" w:cs="Arial"/>
                <w:color w:val="00B050"/>
              </w:rPr>
              <w:t>Cefazolin +/- gentamicin</w:t>
            </w:r>
          </w:p>
        </w:tc>
        <w:tc>
          <w:tcPr>
            <w:tcW w:w="4860" w:type="dxa"/>
            <w:tcMar/>
            <w:vAlign w:val="center"/>
          </w:tcPr>
          <w:p w:rsidR="24B230E7" w:rsidP="24B230E7" w:rsidRDefault="24B230E7" w14:paraId="3F97FBE2" w14:textId="1EC6E6EA">
            <w:pPr>
              <w:pStyle w:val="Normal"/>
              <w:jc w:val="center"/>
              <w:rPr>
                <w:rFonts w:ascii="Arial" w:hAnsi="Arial" w:eastAsia="Arial Nova" w:cs="Arial"/>
                <w:color w:val="00B050"/>
              </w:rPr>
            </w:pPr>
          </w:p>
        </w:tc>
      </w:tr>
      <w:tr w:rsidRPr="006E3B1A" w:rsidR="006E3B1A" w:rsidTr="24B230E7" w14:paraId="26F7267A" w14:textId="77777777">
        <w:trPr>
          <w:trHeight w:val="300"/>
        </w:trPr>
        <w:tc>
          <w:tcPr>
            <w:tcW w:w="3955" w:type="dxa"/>
            <w:tcMar/>
            <w:vAlign w:val="center"/>
          </w:tcPr>
          <w:p w:rsidRPr="006E3B1A" w:rsidR="00B63BE3" w:rsidP="0057590E" w:rsidRDefault="00B63BE3" w14:paraId="57367946" w14:textId="2A936959">
            <w:pPr>
              <w:contextualSpacing/>
              <w:jc w:val="center"/>
              <w:rPr>
                <w:rFonts w:ascii="Arial" w:hAnsi="Arial" w:eastAsia="Arial Nova" w:cs="Arial"/>
                <w:color w:val="00B050"/>
              </w:rPr>
            </w:pPr>
            <w:r w:rsidRPr="006E3B1A">
              <w:rPr>
                <w:rFonts w:ascii="Arial" w:hAnsi="Arial" w:eastAsia="Arial Nova" w:cs="Arial"/>
                <w:color w:val="00B050"/>
              </w:rPr>
              <w:t>Clean contaminated</w:t>
            </w:r>
          </w:p>
        </w:tc>
        <w:tc>
          <w:tcPr>
            <w:tcW w:w="4860" w:type="dxa"/>
            <w:tcMar/>
            <w:vAlign w:val="center"/>
          </w:tcPr>
          <w:p w:rsidRPr="006E3B1A" w:rsidR="00B63BE3" w:rsidP="0057590E" w:rsidRDefault="00B63BE3" w14:paraId="5FD76930" w14:textId="10989756">
            <w:pPr>
              <w:contextualSpacing/>
              <w:jc w:val="center"/>
              <w:rPr>
                <w:rFonts w:ascii="Arial" w:hAnsi="Arial" w:eastAsia="Arial Nova" w:cs="Arial"/>
                <w:color w:val="00B050"/>
              </w:rPr>
            </w:pPr>
            <w:r w:rsidRPr="006E3B1A">
              <w:rPr>
                <w:rFonts w:ascii="Arial" w:hAnsi="Arial" w:eastAsia="Arial Nova" w:cs="Arial"/>
                <w:color w:val="00B050"/>
              </w:rPr>
              <w:t>Cefoxitin</w:t>
            </w:r>
          </w:p>
        </w:tc>
        <w:tc>
          <w:tcPr>
            <w:tcW w:w="4860" w:type="dxa"/>
            <w:tcMar/>
            <w:vAlign w:val="center"/>
          </w:tcPr>
          <w:p w:rsidR="24B230E7" w:rsidP="24B230E7" w:rsidRDefault="24B230E7" w14:paraId="78F276B5" w14:textId="5195D02B">
            <w:pPr>
              <w:pStyle w:val="Normal"/>
              <w:jc w:val="center"/>
              <w:rPr>
                <w:rFonts w:ascii="Arial" w:hAnsi="Arial" w:eastAsia="Arial Nova" w:cs="Arial"/>
                <w:color w:val="00B050"/>
              </w:rPr>
            </w:pPr>
          </w:p>
        </w:tc>
      </w:tr>
    </w:tbl>
    <w:p w:rsidR="00A83FAA" w:rsidP="00A83FAA" w:rsidRDefault="00A83FAA" w14:paraId="5374C571" w14:textId="77777777">
      <w:pPr>
        <w:contextualSpacing/>
        <w:rPr>
          <w:rFonts w:ascii="Arial" w:hAnsi="Arial" w:eastAsia="Arial Nova" w:cs="Arial"/>
          <w:b/>
          <w:color w:val="FF0000"/>
        </w:rPr>
      </w:pPr>
    </w:p>
    <w:p w:rsidR="00B63BE3" w:rsidP="00B63BE3" w:rsidRDefault="00B63BE3" w14:paraId="13E2B387" w14:textId="77777777">
      <w:pPr>
        <w:contextualSpacing/>
        <w:rPr>
          <w:rFonts w:ascii="Arial" w:hAnsi="Arial" w:cs="Arial"/>
          <w:b/>
          <w:bCs/>
          <w:sz w:val="28"/>
          <w:szCs w:val="28"/>
        </w:rPr>
      </w:pPr>
    </w:p>
    <w:p w:rsidR="00B63BE3" w:rsidP="00B63BE3" w:rsidRDefault="00B63BE3" w14:paraId="7B0DFFDB" w14:textId="1F323FAE">
      <w:pPr>
        <w:contextualSpacing/>
        <w:rPr>
          <w:rFonts w:ascii="Arial" w:hAnsi="Arial" w:eastAsia="Arial Nova" w:cs="Arial"/>
          <w:b/>
          <w:bCs/>
          <w:sz w:val="28"/>
          <w:szCs w:val="28"/>
          <w:u w:val="single"/>
        </w:rPr>
      </w:pPr>
      <w:r>
        <w:rPr>
          <w:rFonts w:ascii="Arial" w:hAnsi="Arial" w:eastAsia="Arial Nova" w:cs="Arial"/>
          <w:b/>
          <w:bCs/>
          <w:sz w:val="28"/>
          <w:szCs w:val="28"/>
          <w:u w:val="single"/>
        </w:rPr>
        <w:t>Gynecologic Procedures</w:t>
      </w:r>
    </w:p>
    <w:p w:rsidR="00B63BE3" w:rsidP="00B63BE3" w:rsidRDefault="00B63BE3" w14:paraId="0DF9EE54" w14:textId="77777777">
      <w:pPr>
        <w:contextualSpacing/>
        <w:rPr>
          <w:rFonts w:ascii="Arial" w:hAnsi="Arial" w:eastAsia="Arial Nova" w:cs="Arial"/>
          <w:b/>
          <w:bCs/>
          <w:sz w:val="28"/>
          <w:szCs w:val="28"/>
          <w:u w:val="single"/>
        </w:rPr>
      </w:pPr>
    </w:p>
    <w:tbl>
      <w:tblPr>
        <w:tblStyle w:val="TableGrid"/>
        <w:tblW w:w="12955" w:type="dxa"/>
        <w:tblLayout w:type="fixed"/>
        <w:tblLook w:val="06A0" w:firstRow="1" w:lastRow="0" w:firstColumn="1" w:lastColumn="0" w:noHBand="1" w:noVBand="1"/>
      </w:tblPr>
      <w:tblGrid>
        <w:gridCol w:w="1165"/>
        <w:gridCol w:w="3510"/>
        <w:gridCol w:w="4140"/>
        <w:gridCol w:w="4140"/>
      </w:tblGrid>
      <w:tr w:rsidRPr="0039749F" w:rsidR="00B63BE3" w:rsidTr="24B230E7" w14:paraId="4D65341C" w14:textId="77777777">
        <w:trPr>
          <w:trHeight w:val="300"/>
        </w:trPr>
        <w:tc>
          <w:tcPr>
            <w:tcW w:w="4675" w:type="dxa"/>
            <w:gridSpan w:val="2"/>
            <w:tcMar/>
          </w:tcPr>
          <w:p w:rsidRPr="0039749F" w:rsidR="00B63BE3" w:rsidP="00C82B5E" w:rsidRDefault="00B63BE3" w14:paraId="3621BDF7" w14:textId="77777777">
            <w:pPr>
              <w:contextualSpacing/>
              <w:rPr>
                <w:rFonts w:ascii="Arial" w:hAnsi="Arial" w:eastAsia="Arial Nova" w:cs="Arial"/>
                <w:b/>
                <w:bCs/>
              </w:rPr>
            </w:pPr>
            <w:r w:rsidRPr="0039749F">
              <w:rPr>
                <w:rFonts w:ascii="Arial" w:hAnsi="Arial" w:eastAsia="Arial Nova" w:cs="Arial"/>
                <w:b/>
                <w:bCs/>
              </w:rPr>
              <w:t>Procedure</w:t>
            </w:r>
          </w:p>
        </w:tc>
        <w:tc>
          <w:tcPr>
            <w:tcW w:w="4140" w:type="dxa"/>
            <w:tcMar/>
          </w:tcPr>
          <w:p w:rsidRPr="0039749F" w:rsidR="00B63BE3" w:rsidP="00C82B5E" w:rsidRDefault="00B63BE3" w14:paraId="47817B55" w14:textId="74DB689E">
            <w:pPr>
              <w:contextualSpacing/>
              <w:rPr>
                <w:rFonts w:ascii="Arial" w:hAnsi="Arial" w:eastAsia="Arial Nova" w:cs="Arial"/>
                <w:b/>
                <w:bCs/>
              </w:rPr>
            </w:pPr>
            <w:r w:rsidRPr="0039749F">
              <w:rPr>
                <w:rFonts w:ascii="Arial" w:hAnsi="Arial" w:eastAsia="Arial Nova" w:cs="Arial"/>
                <w:b/>
                <w:bCs/>
              </w:rPr>
              <w:t>Agent</w:t>
            </w:r>
          </w:p>
        </w:tc>
        <w:tc>
          <w:tcPr>
            <w:tcW w:w="4140" w:type="dxa"/>
            <w:tcMar/>
          </w:tcPr>
          <w:p w:rsidR="24B230E7" w:rsidP="24B230E7" w:rsidRDefault="24B230E7" w14:paraId="7F48A01C" w14:textId="12FE408F">
            <w:pPr>
              <w:pStyle w:val="Normal"/>
              <w:rPr>
                <w:rFonts w:ascii="Arial" w:hAnsi="Arial" w:eastAsia="Arial Nova" w:cs="Arial"/>
                <w:b w:val="1"/>
                <w:bCs w:val="1"/>
              </w:rPr>
            </w:pPr>
          </w:p>
        </w:tc>
      </w:tr>
      <w:tr w:rsidRPr="0039749F" w:rsidR="00B63BE3" w:rsidTr="24B230E7" w14:paraId="4C698E34" w14:textId="77777777">
        <w:trPr>
          <w:trHeight w:val="759"/>
        </w:trPr>
        <w:tc>
          <w:tcPr>
            <w:tcW w:w="1165" w:type="dxa"/>
            <w:vMerge w:val="restart"/>
            <w:tcMar/>
            <w:vAlign w:val="center"/>
          </w:tcPr>
          <w:p w:rsidRPr="0039749F" w:rsidR="00B63BE3" w:rsidP="00C82B5E" w:rsidRDefault="00B63BE3" w14:paraId="3E8CF3E8" w14:textId="7A1CEC5D">
            <w:pPr>
              <w:contextualSpacing/>
              <w:jc w:val="center"/>
              <w:rPr>
                <w:rFonts w:ascii="Arial" w:hAnsi="Arial" w:eastAsia="Arial Nova" w:cs="Arial"/>
                <w:b/>
                <w:bCs/>
              </w:rPr>
            </w:pPr>
          </w:p>
        </w:tc>
        <w:tc>
          <w:tcPr>
            <w:tcW w:w="3510" w:type="dxa"/>
            <w:tcMar/>
            <w:vAlign w:val="center"/>
          </w:tcPr>
          <w:p w:rsidRPr="0039749F" w:rsidR="00B63BE3" w:rsidP="00C82B5E" w:rsidRDefault="00BB1A3E" w14:paraId="4075EE09" w14:textId="19A6BEDF">
            <w:pPr>
              <w:contextualSpacing/>
              <w:jc w:val="center"/>
              <w:rPr>
                <w:rFonts w:ascii="Arial" w:hAnsi="Arial" w:eastAsia="Arial Nova" w:cs="Arial"/>
              </w:rPr>
            </w:pPr>
            <w:r>
              <w:rPr>
                <w:rFonts w:ascii="Arial" w:hAnsi="Arial" w:eastAsia="Arial Nova" w:cs="Arial"/>
              </w:rPr>
              <w:t>Cystectomy</w:t>
            </w:r>
          </w:p>
        </w:tc>
        <w:tc>
          <w:tcPr>
            <w:tcW w:w="4140" w:type="dxa"/>
            <w:tcMar/>
            <w:vAlign w:val="center"/>
          </w:tcPr>
          <w:p w:rsidRPr="0039749F" w:rsidR="00B63BE3" w:rsidP="00C82B5E" w:rsidRDefault="00BB1A3E" w14:paraId="0739B88C" w14:textId="20779414">
            <w:pPr>
              <w:contextualSpacing/>
              <w:jc w:val="center"/>
              <w:rPr>
                <w:rFonts w:ascii="Arial" w:hAnsi="Arial" w:eastAsia="Arial Nova" w:cs="Arial"/>
              </w:rPr>
            </w:pPr>
            <w:r>
              <w:rPr>
                <w:rFonts w:ascii="Arial" w:hAnsi="Arial" w:eastAsia="Arial Nova" w:cs="Arial"/>
              </w:rPr>
              <w:t>Cefazolin?</w:t>
            </w:r>
          </w:p>
        </w:tc>
        <w:tc>
          <w:tcPr>
            <w:tcW w:w="4140" w:type="dxa"/>
            <w:tcMar/>
            <w:vAlign w:val="center"/>
          </w:tcPr>
          <w:p w:rsidR="24B230E7" w:rsidP="24B230E7" w:rsidRDefault="24B230E7" w14:paraId="7BB9061E" w14:textId="5367149E">
            <w:pPr>
              <w:pStyle w:val="Normal"/>
              <w:jc w:val="center"/>
              <w:rPr>
                <w:rFonts w:ascii="Arial" w:hAnsi="Arial" w:eastAsia="Arial Nova" w:cs="Arial"/>
              </w:rPr>
            </w:pPr>
          </w:p>
        </w:tc>
      </w:tr>
      <w:tr w:rsidRPr="0039749F" w:rsidR="00B63BE3" w:rsidTr="24B230E7" w14:paraId="2D77D6DD" w14:textId="77777777">
        <w:trPr>
          <w:trHeight w:val="516"/>
        </w:trPr>
        <w:tc>
          <w:tcPr>
            <w:tcW w:w="1165" w:type="dxa"/>
            <w:vMerge/>
            <w:tcMar/>
          </w:tcPr>
          <w:p w:rsidRPr="0039749F" w:rsidR="00B63BE3" w:rsidP="00C82B5E" w:rsidRDefault="00B63BE3" w14:paraId="08813557" w14:textId="77777777">
            <w:pPr>
              <w:contextualSpacing/>
              <w:rPr>
                <w:rFonts w:ascii="Arial" w:hAnsi="Arial" w:cs="Arial"/>
              </w:rPr>
            </w:pPr>
          </w:p>
        </w:tc>
        <w:tc>
          <w:tcPr>
            <w:tcW w:w="3510" w:type="dxa"/>
            <w:tcMar/>
            <w:vAlign w:val="center"/>
          </w:tcPr>
          <w:p w:rsidRPr="0039749F" w:rsidR="00B63BE3" w:rsidP="00C82B5E" w:rsidRDefault="00B63BE3" w14:paraId="5FE7F2EA" w14:textId="425B5B2D">
            <w:pPr>
              <w:contextualSpacing/>
              <w:jc w:val="center"/>
              <w:rPr>
                <w:rFonts w:ascii="Arial" w:hAnsi="Arial" w:eastAsia="Arial Nova" w:cs="Arial"/>
              </w:rPr>
            </w:pPr>
          </w:p>
        </w:tc>
        <w:tc>
          <w:tcPr>
            <w:tcW w:w="4140" w:type="dxa"/>
            <w:tcMar/>
            <w:vAlign w:val="center"/>
          </w:tcPr>
          <w:p w:rsidRPr="0039749F" w:rsidR="00B63BE3" w:rsidP="00C82B5E" w:rsidRDefault="00B63BE3" w14:paraId="7019EBCC" w14:textId="42A4ABB0">
            <w:pPr>
              <w:contextualSpacing/>
              <w:jc w:val="center"/>
              <w:rPr>
                <w:rFonts w:ascii="Arial" w:hAnsi="Arial" w:eastAsia="Arial Nova" w:cs="Arial"/>
              </w:rPr>
            </w:pPr>
          </w:p>
        </w:tc>
        <w:tc>
          <w:tcPr>
            <w:tcW w:w="4140" w:type="dxa"/>
            <w:tcMar/>
            <w:vAlign w:val="center"/>
          </w:tcPr>
          <w:p w:rsidR="24B230E7" w:rsidP="24B230E7" w:rsidRDefault="24B230E7" w14:paraId="3BCDB966" w14:textId="71292223">
            <w:pPr>
              <w:pStyle w:val="Normal"/>
              <w:jc w:val="center"/>
              <w:rPr>
                <w:rFonts w:ascii="Arial" w:hAnsi="Arial" w:eastAsia="Arial Nova" w:cs="Arial"/>
              </w:rPr>
            </w:pPr>
          </w:p>
        </w:tc>
      </w:tr>
      <w:tr w:rsidRPr="0039749F" w:rsidR="00B63BE3" w:rsidTr="24B230E7" w14:paraId="36272829" w14:textId="77777777">
        <w:trPr>
          <w:trHeight w:val="516"/>
        </w:trPr>
        <w:tc>
          <w:tcPr>
            <w:tcW w:w="1165" w:type="dxa"/>
            <w:vMerge/>
            <w:tcMar/>
          </w:tcPr>
          <w:p w:rsidRPr="0039749F" w:rsidR="00B63BE3" w:rsidP="00C82B5E" w:rsidRDefault="00B63BE3" w14:paraId="697AA989" w14:textId="77777777">
            <w:pPr>
              <w:contextualSpacing/>
              <w:rPr>
                <w:rFonts w:ascii="Arial" w:hAnsi="Arial" w:cs="Arial"/>
              </w:rPr>
            </w:pPr>
          </w:p>
        </w:tc>
        <w:tc>
          <w:tcPr>
            <w:tcW w:w="3510" w:type="dxa"/>
            <w:tcMar/>
            <w:vAlign w:val="center"/>
          </w:tcPr>
          <w:p w:rsidRPr="0039749F" w:rsidR="00B63BE3" w:rsidP="00C82B5E" w:rsidRDefault="00B63BE3" w14:paraId="21C6D107" w14:textId="485E689F">
            <w:pPr>
              <w:contextualSpacing/>
              <w:jc w:val="center"/>
              <w:rPr>
                <w:rFonts w:ascii="Arial" w:hAnsi="Arial" w:eastAsia="Arial Nova" w:cs="Arial"/>
              </w:rPr>
            </w:pPr>
          </w:p>
        </w:tc>
        <w:tc>
          <w:tcPr>
            <w:tcW w:w="4140" w:type="dxa"/>
            <w:tcMar/>
            <w:vAlign w:val="center"/>
          </w:tcPr>
          <w:p w:rsidRPr="0039749F" w:rsidR="00B63BE3" w:rsidP="00C82B5E" w:rsidRDefault="00B63BE3" w14:paraId="634DAE5E" w14:textId="45C597D4">
            <w:pPr>
              <w:contextualSpacing/>
              <w:jc w:val="center"/>
              <w:rPr>
                <w:rFonts w:ascii="Arial" w:hAnsi="Arial" w:eastAsia="Arial Nova" w:cs="Arial"/>
              </w:rPr>
            </w:pPr>
          </w:p>
        </w:tc>
        <w:tc>
          <w:tcPr>
            <w:tcW w:w="4140" w:type="dxa"/>
            <w:tcMar/>
            <w:vAlign w:val="center"/>
          </w:tcPr>
          <w:p w:rsidR="24B230E7" w:rsidP="24B230E7" w:rsidRDefault="24B230E7" w14:paraId="6AE02F9C" w14:textId="0417C577">
            <w:pPr>
              <w:pStyle w:val="Normal"/>
              <w:jc w:val="center"/>
              <w:rPr>
                <w:rFonts w:ascii="Arial" w:hAnsi="Arial" w:eastAsia="Arial Nova" w:cs="Arial"/>
              </w:rPr>
            </w:pPr>
          </w:p>
        </w:tc>
      </w:tr>
      <w:tr w:rsidRPr="0039749F" w:rsidR="00B63BE3" w:rsidTr="24B230E7" w14:paraId="4CEB82F3" w14:textId="77777777">
        <w:trPr>
          <w:trHeight w:val="300"/>
        </w:trPr>
        <w:tc>
          <w:tcPr>
            <w:tcW w:w="1165" w:type="dxa"/>
            <w:vMerge/>
            <w:tcMar/>
          </w:tcPr>
          <w:p w:rsidRPr="0039749F" w:rsidR="00B63BE3" w:rsidP="00C82B5E" w:rsidRDefault="00B63BE3" w14:paraId="173C88D6" w14:textId="77777777">
            <w:pPr>
              <w:contextualSpacing/>
              <w:rPr>
                <w:rFonts w:ascii="Arial" w:hAnsi="Arial" w:cs="Arial"/>
              </w:rPr>
            </w:pPr>
          </w:p>
        </w:tc>
        <w:tc>
          <w:tcPr>
            <w:tcW w:w="3510" w:type="dxa"/>
            <w:tcMar/>
            <w:vAlign w:val="center"/>
          </w:tcPr>
          <w:p w:rsidRPr="0039749F" w:rsidR="00B63BE3" w:rsidP="00C82B5E" w:rsidRDefault="00B63BE3" w14:paraId="085A285A" w14:textId="061AC5F9">
            <w:pPr>
              <w:contextualSpacing/>
              <w:jc w:val="center"/>
              <w:rPr>
                <w:rFonts w:ascii="Arial" w:hAnsi="Arial" w:eastAsia="Arial Nova" w:cs="Arial"/>
              </w:rPr>
            </w:pPr>
          </w:p>
        </w:tc>
        <w:tc>
          <w:tcPr>
            <w:tcW w:w="4140" w:type="dxa"/>
            <w:tcMar/>
            <w:vAlign w:val="center"/>
          </w:tcPr>
          <w:p w:rsidRPr="0039749F" w:rsidR="00B63BE3" w:rsidP="00C82B5E" w:rsidRDefault="00B63BE3" w14:paraId="05CAB76D" w14:textId="68E075F9">
            <w:pPr>
              <w:contextualSpacing/>
              <w:jc w:val="center"/>
              <w:rPr>
                <w:rFonts w:ascii="Arial" w:hAnsi="Arial" w:eastAsia="Arial Nova" w:cs="Arial"/>
              </w:rPr>
            </w:pPr>
          </w:p>
        </w:tc>
        <w:tc>
          <w:tcPr>
            <w:tcW w:w="4140" w:type="dxa"/>
            <w:tcMar/>
            <w:vAlign w:val="center"/>
          </w:tcPr>
          <w:p w:rsidR="24B230E7" w:rsidP="24B230E7" w:rsidRDefault="24B230E7" w14:paraId="74AF8398" w14:textId="7BAD1267">
            <w:pPr>
              <w:pStyle w:val="Normal"/>
              <w:jc w:val="center"/>
              <w:rPr>
                <w:rFonts w:ascii="Arial" w:hAnsi="Arial" w:eastAsia="Arial Nova" w:cs="Arial"/>
              </w:rPr>
            </w:pPr>
          </w:p>
        </w:tc>
      </w:tr>
      <w:tr w:rsidRPr="0039749F" w:rsidR="00B63BE3" w:rsidTr="24B230E7" w14:paraId="6425F4EE" w14:textId="77777777">
        <w:trPr>
          <w:trHeight w:val="759"/>
        </w:trPr>
        <w:tc>
          <w:tcPr>
            <w:tcW w:w="4675" w:type="dxa"/>
            <w:gridSpan w:val="2"/>
            <w:tcMar/>
            <w:vAlign w:val="center"/>
          </w:tcPr>
          <w:p w:rsidRPr="0039749F" w:rsidR="00B63BE3" w:rsidP="00C82B5E" w:rsidRDefault="00B63BE3" w14:paraId="020B8085" w14:textId="77777777">
            <w:pPr>
              <w:contextualSpacing/>
              <w:jc w:val="center"/>
              <w:rPr>
                <w:rFonts w:ascii="Arial" w:hAnsi="Arial" w:eastAsia="Arial Nova" w:cs="Arial"/>
              </w:rPr>
            </w:pPr>
            <w:r>
              <w:rPr>
                <w:rFonts w:ascii="Arial" w:hAnsi="Arial" w:eastAsia="Arial Nova" w:cs="Arial"/>
                <w:b/>
                <w:bCs/>
              </w:rPr>
              <w:t>Hysterectomy</w:t>
            </w:r>
          </w:p>
        </w:tc>
        <w:tc>
          <w:tcPr>
            <w:tcW w:w="4140" w:type="dxa"/>
            <w:tcMar/>
            <w:vAlign w:val="center"/>
          </w:tcPr>
          <w:p w:rsidRPr="0039749F" w:rsidR="00B63BE3" w:rsidP="00C82B5E" w:rsidRDefault="00B63BE3" w14:paraId="0E4E126F" w14:textId="77777777">
            <w:pPr>
              <w:contextualSpacing/>
              <w:jc w:val="center"/>
              <w:rPr>
                <w:rFonts w:ascii="Arial" w:hAnsi="Arial" w:eastAsia="Arial Nova" w:cs="Arial"/>
              </w:rPr>
            </w:pPr>
            <w:r w:rsidRPr="00180E67">
              <w:rPr>
                <w:rFonts w:ascii="Arial" w:hAnsi="Arial" w:eastAsia="Arial Nova" w:cs="Arial"/>
                <w:color w:val="FF0000"/>
              </w:rPr>
              <w:t>Ampicillin-sulbactam  or Cefoxitin</w:t>
            </w:r>
          </w:p>
        </w:tc>
        <w:tc>
          <w:tcPr>
            <w:tcW w:w="4140" w:type="dxa"/>
            <w:tcMar/>
            <w:vAlign w:val="center"/>
          </w:tcPr>
          <w:p w:rsidR="24B230E7" w:rsidP="24B230E7" w:rsidRDefault="24B230E7" w14:paraId="60F86F6E" w14:textId="068BD995">
            <w:pPr>
              <w:pStyle w:val="Normal"/>
              <w:jc w:val="center"/>
              <w:rPr>
                <w:rFonts w:ascii="Arial" w:hAnsi="Arial" w:eastAsia="Arial Nova" w:cs="Arial"/>
                <w:color w:val="FF0000"/>
              </w:rPr>
            </w:pPr>
          </w:p>
        </w:tc>
      </w:tr>
    </w:tbl>
    <w:p w:rsidR="00B63BE3" w:rsidP="00A83FAA" w:rsidRDefault="00B63BE3" w14:paraId="2470BB0D" w14:textId="77777777">
      <w:pPr>
        <w:contextualSpacing/>
        <w:rPr>
          <w:rFonts w:ascii="Arial" w:hAnsi="Arial" w:eastAsia="Arial Nova" w:cs="Arial"/>
          <w:b/>
          <w:color w:val="FF0000"/>
        </w:rPr>
      </w:pPr>
    </w:p>
    <w:p w:rsidR="00B63BE3" w:rsidP="00A83FAA" w:rsidRDefault="00B63BE3" w14:paraId="7A4B9849" w14:textId="77777777">
      <w:pPr>
        <w:contextualSpacing/>
        <w:rPr>
          <w:rFonts w:ascii="Arial" w:hAnsi="Arial" w:eastAsia="Arial Nova" w:cs="Arial"/>
          <w:b/>
          <w:color w:val="FF0000"/>
        </w:rPr>
      </w:pPr>
    </w:p>
    <w:p w:rsidR="00B63BE3" w:rsidP="00A83FAA" w:rsidRDefault="00B63BE3" w14:paraId="3EDBDE0F" w14:textId="77777777">
      <w:pPr>
        <w:contextualSpacing/>
        <w:rPr>
          <w:rFonts w:ascii="Arial" w:hAnsi="Arial" w:eastAsia="Arial Nova" w:cs="Arial"/>
          <w:b/>
          <w:color w:val="FF0000"/>
        </w:rPr>
      </w:pPr>
    </w:p>
    <w:p w:rsidR="009033FB" w:rsidP="24B230E7" w:rsidRDefault="009033FB" w14:paraId="0AA1B6C0" w14:textId="40C3188A">
      <w:pPr>
        <w:spacing/>
        <w:contextualSpacing w:val="1"/>
        <w:rPr>
          <w:ins w:author="Karunakaran, Sharon" w:date="2026-01-20T15:46:35.179Z" w16du:dateUtc="2026-01-20T15:46:35.179Z" w:id="1149129508"/>
          <w:rFonts w:ascii="Arial" w:hAnsi="Arial" w:eastAsia="Arial Nova" w:cs="Arial"/>
          <w:b w:val="1"/>
          <w:bCs w:val="1"/>
          <w:sz w:val="28"/>
          <w:szCs w:val="28"/>
        </w:rPr>
      </w:pPr>
      <w:commentRangeStart w:id="202652697"/>
      <w:r w:rsidRPr="23D06B47" w:rsidR="009033FB">
        <w:rPr>
          <w:rFonts w:ascii="Arial" w:hAnsi="Arial" w:eastAsia="Arial Nova" w:cs="Arial"/>
          <w:b w:val="1"/>
          <w:bCs w:val="1"/>
          <w:sz w:val="28"/>
          <w:szCs w:val="28"/>
        </w:rPr>
        <w:t>Plastics</w:t>
      </w:r>
      <w:commentRangeEnd w:id="202652697"/>
      <w:r>
        <w:rPr>
          <w:rStyle w:val="CommentReference"/>
        </w:rPr>
        <w:commentReference w:id="202652697"/>
      </w:r>
    </w:p>
    <w:tbl>
      <w:tblPr>
        <w:tblStyle w:val="TableGrid"/>
        <w:tblW w:w="0" w:type="auto"/>
        <w:tblLook w:val="06A0" w:firstRow="1" w:lastRow="0" w:firstColumn="1" w:lastColumn="0" w:noHBand="1" w:noVBand="1"/>
        <w:tblPrChange w:author="Karunakaran, Sharon" w:date="2026-01-20T15:51:00.245Z" w16du:dateUtc="2026-01-20T15:51:00.245Z" w:id="1787837342">
          <w:tblPr>
            <w:tblStyle w:val="TableGrid"/>
            <w:tblLook w:val="06A0" w:firstRow="1" w:lastRow="0" w:firstColumn="1" w:lastColumn="0" w:noHBand="1" w:noVBand="1"/>
          </w:tblPr>
        </w:tblPrChange>
      </w:tblPr>
      <w:tblGrid>
        <w:gridCol w:w="4800"/>
        <w:gridCol w:w="4800"/>
        <w:gridCol w:w="4800"/>
        <w:tblGridChange w:id="2073694328">
          <w:tblGrid>
            <w:gridCol w:w="4800"/>
            <w:gridCol w:w="4800"/>
            <w:gridCol w:w="4800"/>
          </w:tblGrid>
        </w:tblGridChange>
      </w:tblGrid>
      <w:tr w:rsidR="23D06B47" w:rsidTr="23D06B47" w14:paraId="7DE8C654">
        <w:trPr>
          <w:trHeight w:val="300"/>
          <w:ins w:author="Karunakaran, Sharon" w:date="2026-01-20T15:47:14.166Z" w16du:dateUtc="2026-01-20T15:47:14.166Z" w:id="1903185128"/>
        </w:trPr>
        <w:tc>
          <w:tcPr>
            <w:tcW w:w="4800" w:type="dxa"/>
            <w:tcMar/>
          </w:tcPr>
          <w:p w:rsidR="675A661D" w:rsidP="23D06B47" w:rsidRDefault="675A661D" w14:paraId="61CE3C1F" w14:textId="19778048">
            <w:pPr>
              <w:pStyle w:val="Normal"/>
              <w:rPr>
                <w:rFonts w:ascii="Arial" w:hAnsi="Arial" w:eastAsia="Arial Nova" w:cs="Arial"/>
                <w:b w:val="1"/>
                <w:bCs w:val="1"/>
                <w:sz w:val="28"/>
                <w:szCs w:val="28"/>
              </w:rPr>
            </w:pPr>
            <w:ins w:author="Karunakaran, Sharon" w:date="2026-01-20T15:48:49.799Z" w:id="1561327912">
              <w:r w:rsidRPr="23D06B47" w:rsidR="675A661D">
                <w:rPr>
                  <w:rFonts w:ascii="Arial" w:hAnsi="Arial" w:eastAsia="Arial Nova" w:cs="Arial"/>
                  <w:b w:val="1"/>
                  <w:bCs w:val="1"/>
                  <w:sz w:val="28"/>
                  <w:szCs w:val="28"/>
                </w:rPr>
                <w:t>Procedure</w:t>
              </w:r>
            </w:ins>
          </w:p>
        </w:tc>
        <w:tc>
          <w:tcPr>
            <w:tcW w:w="4800" w:type="dxa"/>
            <w:tcMar/>
          </w:tcPr>
          <w:p w:rsidR="675A661D" w:rsidP="23D06B47" w:rsidRDefault="675A661D" w14:paraId="24F7E904" w14:textId="74BC67EB">
            <w:pPr>
              <w:pStyle w:val="Normal"/>
              <w:rPr>
                <w:rFonts w:ascii="Arial" w:hAnsi="Arial" w:eastAsia="Arial Nova" w:cs="Arial"/>
                <w:b w:val="1"/>
                <w:bCs w:val="1"/>
                <w:sz w:val="28"/>
                <w:szCs w:val="28"/>
              </w:rPr>
            </w:pPr>
            <w:ins w:author="Karunakaran, Sharon" w:date="2026-01-20T15:49:46.42Z" w:id="1065616774">
              <w:r w:rsidRPr="23D06B47" w:rsidR="675A661D">
                <w:rPr>
                  <w:rFonts w:ascii="Arial" w:hAnsi="Arial" w:eastAsia="Arial Nova" w:cs="Arial"/>
                  <w:b w:val="1"/>
                  <w:bCs w:val="1"/>
                  <w:sz w:val="28"/>
                  <w:szCs w:val="28"/>
                </w:rPr>
                <w:t>Agent</w:t>
              </w:r>
            </w:ins>
          </w:p>
        </w:tc>
        <w:tc>
          <w:tcPr>
            <w:tcW w:w="4800" w:type="dxa"/>
            <w:tcMar/>
          </w:tcPr>
          <w:p w:rsidR="675A661D" w:rsidP="23D06B47" w:rsidRDefault="675A661D" w14:paraId="1EACD213" w14:textId="49B58DF0">
            <w:pPr>
              <w:pStyle w:val="Normal"/>
              <w:rPr>
                <w:rFonts w:ascii="Arial" w:hAnsi="Arial" w:eastAsia="Arial Nova" w:cs="Arial"/>
                <w:b w:val="1"/>
                <w:bCs w:val="1"/>
                <w:sz w:val="28"/>
                <w:szCs w:val="28"/>
              </w:rPr>
            </w:pPr>
            <w:ins w:author="Karunakaran, Sharon" w:date="2026-01-20T15:49:51.903Z" w:id="1486603192">
              <w:r w:rsidRPr="23D06B47" w:rsidR="675A661D">
                <w:rPr>
                  <w:rFonts w:ascii="Arial" w:hAnsi="Arial" w:eastAsia="Arial Nova" w:cs="Arial"/>
                  <w:b w:val="1"/>
                  <w:bCs w:val="1"/>
                  <w:sz w:val="28"/>
                  <w:szCs w:val="28"/>
                </w:rPr>
                <w:t>Post op duration</w:t>
              </w:r>
            </w:ins>
          </w:p>
        </w:tc>
      </w:tr>
      <w:tr w:rsidR="23D06B47" w:rsidTr="23D06B47" w14:paraId="5540B866">
        <w:trPr>
          <w:trHeight w:val="330"/>
          <w:ins w:author="Karunakaran, Sharon" w:date="2026-01-20T15:47:14.166Z" w16du:dateUtc="2026-01-20T15:47:14.166Z" w:id="1039881057"/>
          <w:trPrChange w:author="Karunakaran, Sharon" w:date="2026-01-20T15:58:28.658Z" w16du:dateUtc="2026-01-20T15:58:28.658Z" w:id="2147221425">
            <w:trPr>
              <w:trHeight w:val="300"/>
            </w:trPr>
          </w:trPrChange>
        </w:trPr>
        <w:tc>
          <w:tcPr>
            <w:tcW w:w="4800" w:type="dxa"/>
            <w:vMerge w:val="restart"/>
            <w:tcMar/>
            <w:tcPrChange w:author="Karunakaran, Sharon" w:date="2026-01-20T15:51:00.244Z" w:id="1200337523">
              <w:tcPr>
                <w:tcW w:w="4800" w:type="dxa"/>
                <w:tcMar/>
              </w:tcPr>
            </w:tcPrChange>
          </w:tcPr>
          <w:p w:rsidR="675A661D" w:rsidP="23D06B47" w:rsidRDefault="675A661D" w14:paraId="50EBB500" w14:textId="1CE35CA1">
            <w:pPr>
              <w:pStyle w:val="Normal"/>
              <w:rPr>
                <w:rFonts w:ascii="Arial" w:hAnsi="Arial" w:eastAsia="Arial" w:cs="Arial"/>
                <w:b w:val="0"/>
                <w:bCs w:val="0"/>
                <w:i w:val="0"/>
                <w:iCs w:val="0"/>
                <w:caps w:val="0"/>
                <w:smallCaps w:val="0"/>
                <w:noProof w:val="0"/>
                <w:color w:val="242424"/>
                <w:sz w:val="26"/>
                <w:szCs w:val="26"/>
                <w:lang w:val="en-US"/>
                <w:rPrChange w:author="Karunakaran, Sharon" w:date="2026-01-20T15:58:52.967Z" w:id="1806487438"/>
              </w:rPr>
            </w:pPr>
            <w:ins w:author="Karunakaran, Sharon" w:date="2026-01-20T15:48:53.245Z" w:id="939036283">
              <w:r w:rsidRPr="23D06B47" w:rsidR="675A661D">
                <w:rPr>
                  <w:rFonts w:ascii="Arial" w:hAnsi="Arial" w:eastAsia="Arial" w:cs="Arial"/>
                  <w:b w:val="0"/>
                  <w:bCs w:val="0"/>
                  <w:i w:val="0"/>
                  <w:iCs w:val="0"/>
                  <w:caps w:val="0"/>
                  <w:smallCaps w:val="0"/>
                  <w:noProof w:val="0"/>
                  <w:color w:val="242424"/>
                  <w:sz w:val="26"/>
                  <w:szCs w:val="26"/>
                  <w:lang w:val="en-US"/>
                  <w:rPrChange w:author="Karunakaran, Sharon" w:date="2026-01-20T15:58:52.967Z" w:id="327241465">
                    <w:rPr>
                      <w:rFonts w:ascii="Aptos Narrow" w:hAnsi="Aptos Narrow" w:eastAsia="Aptos Narrow" w:cs="Aptos Narrow"/>
                      <w:b w:val="0"/>
                      <w:bCs w:val="0"/>
                      <w:i w:val="0"/>
                      <w:iCs w:val="0"/>
                      <w:caps w:val="0"/>
                      <w:smallCaps w:val="0"/>
                      <w:noProof w:val="0"/>
                      <w:color w:val="242424"/>
                      <w:sz w:val="22"/>
                      <w:szCs w:val="22"/>
                      <w:lang w:val="en-US"/>
                    </w:rPr>
                  </w:rPrChange>
                </w:rPr>
                <w:t>Clean with risk factors or clean-contaminated (not intra-oral)</w:t>
              </w:r>
            </w:ins>
          </w:p>
        </w:tc>
        <w:tc>
          <w:tcPr>
            <w:tcW w:w="4800" w:type="dxa"/>
            <w:tcMar/>
            <w:tcPrChange w:author="Karunakaran, Sharon" w:date="2026-01-20T15:51:00.245Z" w:id="1535540421">
              <w:tcPr>
                <w:tcW w:w="4800" w:type="dxa"/>
                <w:tcMar/>
              </w:tcPr>
            </w:tcPrChange>
          </w:tcPr>
          <w:p w:rsidR="23D06B47" w:rsidP="23D06B47" w:rsidRDefault="23D06B47" w14:paraId="4A0CC8B7" w14:textId="41378BC9">
            <w:pPr>
              <w:spacing w:before="0" w:beforeAutospacing="off" w:after="0" w:afterAutospacing="off"/>
              <w:jc w:val="center"/>
              <w:rPr>
                <w:rFonts w:ascii="Arial" w:hAnsi="Arial" w:eastAsia="Arial" w:cs="Arial"/>
                <w:b w:val="0"/>
                <w:bCs w:val="0"/>
                <w:i w:val="0"/>
                <w:iCs w:val="0"/>
                <w:strike w:val="0"/>
                <w:dstrike w:val="0"/>
                <w:color w:val="000000" w:themeColor="text1" w:themeTint="FF" w:themeShade="FF"/>
                <w:sz w:val="26"/>
                <w:szCs w:val="26"/>
                <w:u w:val="none"/>
                <w:rPrChange w:author="Karunakaran, Sharon" w:date="2026-01-20T15:58:52.968Z" w:id="933458155">
                  <w:rPr>
                    <w:rFonts w:ascii="Calibri" w:hAnsi="Calibri" w:eastAsia="Calibri" w:cs="Calibri"/>
                    <w:b w:val="0"/>
                    <w:bCs w:val="0"/>
                    <w:i w:val="0"/>
                    <w:iCs w:val="0"/>
                    <w:strike w:val="0"/>
                    <w:dstrike w:val="0"/>
                    <w:color w:val="000000" w:themeColor="text1" w:themeTint="FF" w:themeShade="FF"/>
                    <w:sz w:val="24"/>
                    <w:szCs w:val="24"/>
                    <w:u w:val="none"/>
                  </w:rPr>
                </w:rPrChange>
              </w:rPr>
              <w:pPrChange w:author="Karunakaran, Sharon" w:date="2026-01-20T15:50:54.348Z">
                <w:pPr/>
              </w:pPrChange>
            </w:pPr>
            <w:ins w:author="Karunakaran, Sharon" w:date="2026-01-20T15:50:54.35Z" w:id="602508140">
              <w:r w:rsidRPr="23D06B47" w:rsidR="23D06B47">
                <w:rPr>
                  <w:rFonts w:ascii="Arial" w:hAnsi="Arial" w:eastAsia="Arial" w:cs="Arial"/>
                  <w:b w:val="0"/>
                  <w:bCs w:val="0"/>
                  <w:i w:val="0"/>
                  <w:iCs w:val="0"/>
                  <w:strike w:val="0"/>
                  <w:dstrike w:val="0"/>
                  <w:color w:val="000000" w:themeColor="text1" w:themeTint="FF" w:themeShade="FF"/>
                  <w:sz w:val="26"/>
                  <w:szCs w:val="26"/>
                  <w:u w:val="none"/>
                  <w:rPrChange w:author="Karunakaran, Sharon" w:date="2026-01-20T15:58:52.968Z" w:id="1275612123">
                    <w:rPr>
                      <w:rFonts w:ascii="Calibri" w:hAnsi="Calibri" w:eastAsia="Calibri" w:cs="Calibri"/>
                      <w:b w:val="0"/>
                      <w:bCs w:val="0"/>
                      <w:i w:val="0"/>
                      <w:iCs w:val="0"/>
                      <w:strike w:val="0"/>
                      <w:dstrike w:val="0"/>
                      <w:color w:val="000000" w:themeColor="text1" w:themeTint="FF" w:themeShade="FF"/>
                      <w:sz w:val="24"/>
                      <w:szCs w:val="24"/>
                      <w:u w:val="none"/>
                    </w:rPr>
                  </w:rPrChange>
                </w:rPr>
                <w:t>Cefazolin</w:t>
              </w:r>
            </w:ins>
          </w:p>
        </w:tc>
        <w:tc>
          <w:tcPr>
            <w:tcW w:w="4800" w:type="dxa"/>
            <w:tcMar/>
            <w:tcPrChange w:author="Karunakaran, Sharon" w:date="2026-01-20T15:51:00.245Z" w:id="595570572">
              <w:tcPr>
                <w:tcW w:w="4800" w:type="dxa"/>
                <w:tcMar/>
              </w:tcPr>
            </w:tcPrChange>
          </w:tcPr>
          <w:p w:rsidR="23D06B47" w:rsidP="23D06B47" w:rsidRDefault="23D06B47" w14:paraId="4F08D33B" w14:textId="263821ED">
            <w:pPr>
              <w:pStyle w:val="Normal"/>
              <w:rPr>
                <w:rFonts w:ascii="Arial" w:hAnsi="Arial" w:eastAsia="Arial" w:cs="Arial"/>
                <w:b w:val="1"/>
                <w:bCs w:val="1"/>
                <w:sz w:val="26"/>
                <w:szCs w:val="26"/>
                <w:rPrChange w:author="Karunakaran, Sharon" w:date="2026-01-20T15:58:52.968Z" w:id="1110873988">
                  <w:rPr>
                    <w:rFonts w:ascii="Arial" w:hAnsi="Arial" w:eastAsia="Arial Nova" w:cs="Arial"/>
                    <w:b w:val="1"/>
                    <w:bCs w:val="1"/>
                    <w:sz w:val="28"/>
                    <w:szCs w:val="28"/>
                  </w:rPr>
                </w:rPrChange>
              </w:rPr>
            </w:pPr>
          </w:p>
        </w:tc>
      </w:tr>
      <w:tr w:rsidR="23D06B47" w:rsidTr="23D06B47" w14:paraId="1CA41C68">
        <w:trPr>
          <w:trHeight w:val="780"/>
          <w:ins w:author="Karunakaran, Sharon" w:date="2026-01-20T15:47:14.166Z" w16du:dateUtc="2026-01-20T15:47:14.166Z" w:id="2001572337"/>
          <w:trPrChange w:author="Karunakaran, Sharon" w:date="2026-01-20T15:58:32.695Z" w16du:dateUtc="2026-01-20T15:58:32.695Z" w:id="1915170847">
            <w:trPr>
              <w:trHeight w:val="300"/>
            </w:trPr>
          </w:trPrChange>
        </w:trPr>
        <w:tc>
          <w:tcPr>
            <w:tcW w:w="4800" w:type="dxa"/>
            <w:vMerge/>
            <w:tcMar/>
          </w:tcPr>
          <w:p w14:paraId="69D555B0"/>
        </w:tc>
        <w:tc>
          <w:tcPr>
            <w:tcW w:w="4800" w:type="dxa"/>
            <w:tcMar/>
            <w:tcPrChange w:author="Karunakaran, Sharon" w:date="2026-01-20T15:58:30.199Z" w:id="1062962521">
              <w:tcPr>
                <w:tcW w:w="4800" w:type="dxa"/>
                <w:tcMar/>
              </w:tcPr>
            </w:tcPrChange>
          </w:tcPr>
          <w:p w:rsidR="1DFA6C20" w:rsidP="23D06B47" w:rsidRDefault="1DFA6C20" w14:paraId="79C27906" w14:textId="02D01006">
            <w:pPr>
              <w:pStyle w:val="Normal"/>
              <w:rPr>
                <w:rFonts w:ascii="Arial" w:hAnsi="Arial" w:eastAsia="Arial" w:cs="Arial"/>
                <w:b w:val="0"/>
                <w:bCs w:val="0"/>
                <w:i w:val="0"/>
                <w:iCs w:val="0"/>
                <w:caps w:val="0"/>
                <w:smallCaps w:val="0"/>
                <w:noProof w:val="0"/>
                <w:color w:val="242424"/>
                <w:sz w:val="26"/>
                <w:szCs w:val="26"/>
                <w:lang w:val="en-US"/>
                <w:rPrChange w:author="Karunakaran, Sharon" w:date="2026-01-20T15:58:52.97Z" w:id="1663064862"/>
              </w:rPr>
            </w:pPr>
            <w:ins w:author="Karunakaran, Sharon" w:date="2026-01-20T15:51:32.128Z" w:id="1116411111">
              <w:r w:rsidRPr="23D06B47" w:rsidR="1DFA6C20">
                <w:rPr>
                  <w:rFonts w:ascii="Arial" w:hAnsi="Arial" w:eastAsia="Arial" w:cs="Arial"/>
                  <w:b w:val="0"/>
                  <w:bCs w:val="0"/>
                  <w:i w:val="0"/>
                  <w:iCs w:val="0"/>
                  <w:caps w:val="0"/>
                  <w:smallCaps w:val="0"/>
                  <w:noProof w:val="0"/>
                  <w:color w:val="242424"/>
                  <w:sz w:val="26"/>
                  <w:szCs w:val="26"/>
                  <w:lang w:val="en-US"/>
                  <w:rPrChange w:author="Karunakaran, Sharon" w:date="2026-01-20T15:58:52.969Z" w:id="242718787">
                    <w:rPr>
                      <w:rFonts w:ascii="Aptos Narrow" w:hAnsi="Aptos Narrow" w:eastAsia="Aptos Narrow" w:cs="Aptos Narrow"/>
                      <w:b w:val="0"/>
                      <w:bCs w:val="0"/>
                      <w:i w:val="0"/>
                      <w:iCs w:val="0"/>
                      <w:caps w:val="0"/>
                      <w:smallCaps w:val="0"/>
                      <w:noProof w:val="0"/>
                      <w:color w:val="242424"/>
                      <w:sz w:val="22"/>
                      <w:szCs w:val="22"/>
                      <w:lang w:val="en-US"/>
                    </w:rPr>
                  </w:rPrChange>
                </w:rPr>
                <w:t xml:space="preserve">if allergy or MRSA/MRSE </w:t>
              </w:r>
              <w:r w:rsidRPr="23D06B47" w:rsidR="1DFA6C20">
                <w:rPr>
                  <w:rFonts w:ascii="Arial" w:hAnsi="Arial" w:eastAsia="Arial" w:cs="Arial"/>
                  <w:b w:val="0"/>
                  <w:bCs w:val="0"/>
                  <w:i w:val="0"/>
                  <w:iCs w:val="0"/>
                  <w:caps w:val="0"/>
                  <w:smallCaps w:val="0"/>
                  <w:noProof w:val="0"/>
                  <w:color w:val="242424"/>
                  <w:sz w:val="26"/>
                  <w:szCs w:val="26"/>
                  <w:lang w:val="en-US"/>
                  <w:rPrChange w:author="Karunakaran, Sharon" w:date="2026-01-20T15:52:57.754Z" w:id="1716966830">
                    <w:rPr>
                      <w:rFonts w:ascii="Aptos Narrow" w:hAnsi="Aptos Narrow" w:eastAsia="Aptos Narrow" w:cs="Aptos Narrow"/>
                      <w:b w:val="0"/>
                      <w:bCs w:val="0"/>
                      <w:i w:val="0"/>
                      <w:iCs w:val="0"/>
                      <w:caps w:val="0"/>
                      <w:smallCaps w:val="0"/>
                      <w:noProof w:val="0"/>
                      <w:color w:val="242424"/>
                      <w:sz w:val="22"/>
                      <w:szCs w:val="22"/>
                      <w:lang w:val="en-US"/>
                    </w:rPr>
                  </w:rPrChange>
                </w:rPr>
                <w:t>likely Vancomycin</w:t>
              </w:r>
            </w:ins>
          </w:p>
        </w:tc>
        <w:tc>
          <w:tcPr>
            <w:tcW w:w="4800" w:type="dxa"/>
            <w:tcMar/>
            <w:tcPrChange w:author="Karunakaran, Sharon" w:date="2026-01-20T15:58:30.199Z" w:id="97925491">
              <w:tcPr>
                <w:tcW w:w="4800" w:type="dxa"/>
                <w:tcMar/>
              </w:tcPr>
            </w:tcPrChange>
          </w:tcPr>
          <w:p w:rsidR="23D06B47" w:rsidP="23D06B47" w:rsidRDefault="23D06B47" w14:paraId="03A8699F" w14:textId="263821ED">
            <w:pPr>
              <w:pStyle w:val="Normal"/>
              <w:rPr>
                <w:rFonts w:ascii="Arial" w:hAnsi="Arial" w:eastAsia="Arial" w:cs="Arial"/>
                <w:b w:val="1"/>
                <w:bCs w:val="1"/>
                <w:sz w:val="26"/>
                <w:szCs w:val="26"/>
                <w:rPrChange w:author="Karunakaran, Sharon" w:date="2026-01-20T15:58:52.97Z" w:id="2065292496">
                  <w:rPr>
                    <w:rFonts w:ascii="Arial" w:hAnsi="Arial" w:eastAsia="Arial Nova" w:cs="Arial"/>
                    <w:b w:val="1"/>
                    <w:bCs w:val="1"/>
                    <w:sz w:val="28"/>
                    <w:szCs w:val="28"/>
                  </w:rPr>
                </w:rPrChange>
              </w:rPr>
            </w:pPr>
          </w:p>
        </w:tc>
      </w:tr>
      <w:tr w:rsidR="23D06B47" w:rsidTr="23D06B47" w14:paraId="66212B5F">
        <w:trPr>
          <w:trHeight w:val="300"/>
          <w:ins w:author="Karunakaran, Sharon" w:date="2026-01-20T15:47:14.166Z" w16du:dateUtc="2026-01-20T15:47:14.166Z" w:id="602529516"/>
        </w:trPr>
        <w:tc>
          <w:tcPr>
            <w:tcW w:w="4800" w:type="dxa"/>
            <w:tcMar/>
          </w:tcPr>
          <w:p w:rsidR="1DFA6C20" w:rsidP="23D06B47" w:rsidRDefault="1DFA6C20" w14:paraId="4B728A62" w14:textId="5A577257">
            <w:pPr>
              <w:pStyle w:val="Normal"/>
              <w:rPr>
                <w:rFonts w:ascii="Arial" w:hAnsi="Arial" w:eastAsia="Arial" w:cs="Arial"/>
                <w:b w:val="0"/>
                <w:bCs w:val="0"/>
                <w:i w:val="0"/>
                <w:iCs w:val="0"/>
                <w:caps w:val="0"/>
                <w:smallCaps w:val="0"/>
                <w:noProof w:val="0"/>
                <w:color w:val="242424"/>
                <w:sz w:val="26"/>
                <w:szCs w:val="26"/>
                <w:lang w:val="en-US"/>
                <w:rPrChange w:author="Karunakaran, Sharon" w:date="2026-01-20T15:58:52.97Z" w:id="1428409761"/>
              </w:rPr>
            </w:pPr>
            <w:ins w:author="Karunakaran, Sharon" w:date="2026-01-20T15:52:10.863Z" w:id="1574609706">
              <w:r w:rsidRPr="23D06B47" w:rsidR="1DFA6C20">
                <w:rPr>
                  <w:rFonts w:ascii="Arial" w:hAnsi="Arial" w:eastAsia="Arial" w:cs="Arial"/>
                  <w:b w:val="0"/>
                  <w:bCs w:val="0"/>
                  <w:i w:val="0"/>
                  <w:iCs w:val="0"/>
                  <w:caps w:val="0"/>
                  <w:smallCaps w:val="0"/>
                  <w:noProof w:val="0"/>
                  <w:color w:val="242424"/>
                  <w:sz w:val="26"/>
                  <w:szCs w:val="26"/>
                  <w:lang w:val="en-US"/>
                  <w:rPrChange w:author="Karunakaran, Sharon" w:date="2026-01-20T15:58:52.97Z" w:id="654852934">
                    <w:rPr>
                      <w:rFonts w:ascii="Aptos Narrow" w:hAnsi="Aptos Narrow" w:eastAsia="Aptos Narrow" w:cs="Aptos Narrow"/>
                      <w:b w:val="0"/>
                      <w:bCs w:val="0"/>
                      <w:i w:val="0"/>
                      <w:iCs w:val="0"/>
                      <w:caps w:val="0"/>
                      <w:smallCaps w:val="0"/>
                      <w:noProof w:val="0"/>
                      <w:color w:val="242424"/>
                      <w:sz w:val="22"/>
                      <w:szCs w:val="22"/>
                      <w:lang w:val="en-US"/>
                    </w:rPr>
                  </w:rPrChange>
                </w:rPr>
                <w:t>intra-oral procedures</w:t>
              </w:r>
            </w:ins>
          </w:p>
        </w:tc>
        <w:tc>
          <w:tcPr>
            <w:tcW w:w="4800" w:type="dxa"/>
            <w:tcMar/>
          </w:tcPr>
          <w:p w:rsidR="1DFA6C20" w:rsidP="23D06B47" w:rsidRDefault="1DFA6C20" w14:paraId="2812CBC2" w14:textId="39F4FAF9">
            <w:pPr>
              <w:pStyle w:val="Normal"/>
              <w:rPr>
                <w:rFonts w:ascii="Arial" w:hAnsi="Arial" w:eastAsia="Arial" w:cs="Arial"/>
                <w:b w:val="0"/>
                <w:bCs w:val="0"/>
                <w:i w:val="0"/>
                <w:iCs w:val="0"/>
                <w:caps w:val="0"/>
                <w:smallCaps w:val="0"/>
                <w:noProof w:val="0"/>
                <w:color w:val="242424"/>
                <w:sz w:val="26"/>
                <w:szCs w:val="26"/>
                <w:lang w:val="en-US"/>
                <w:rPrChange w:author="Karunakaran, Sharon" w:date="2026-01-20T15:58:52.971Z" w:id="624652629"/>
              </w:rPr>
            </w:pPr>
            <w:ins w:author="Karunakaran, Sharon" w:date="2026-01-20T15:52:23.11Z" w:id="867389018">
              <w:r w:rsidRPr="23D06B47" w:rsidR="1DFA6C20">
                <w:rPr>
                  <w:rFonts w:ascii="Arial" w:hAnsi="Arial" w:eastAsia="Arial" w:cs="Arial"/>
                  <w:b w:val="0"/>
                  <w:bCs w:val="0"/>
                  <w:i w:val="0"/>
                  <w:iCs w:val="0"/>
                  <w:caps w:val="0"/>
                  <w:smallCaps w:val="0"/>
                  <w:noProof w:val="0"/>
                  <w:color w:val="242424"/>
                  <w:sz w:val="26"/>
                  <w:szCs w:val="26"/>
                  <w:lang w:val="en-US"/>
                  <w:rPrChange w:author="Karunakaran, Sharon" w:date="2026-01-20T15:58:52.971Z" w:id="966698148">
                    <w:rPr>
                      <w:rFonts w:ascii="Aptos Narrow" w:hAnsi="Aptos Narrow" w:eastAsia="Aptos Narrow" w:cs="Aptos Narrow"/>
                      <w:b w:val="0"/>
                      <w:bCs w:val="0"/>
                      <w:i w:val="0"/>
                      <w:iCs w:val="0"/>
                      <w:caps w:val="0"/>
                      <w:smallCaps w:val="0"/>
                      <w:noProof w:val="0"/>
                      <w:color w:val="242424"/>
                      <w:sz w:val="22"/>
                      <w:szCs w:val="22"/>
                      <w:lang w:val="en-US"/>
                    </w:rPr>
                  </w:rPrChange>
                </w:rPr>
                <w:t>ampicillin/sulbactam</w:t>
              </w:r>
            </w:ins>
          </w:p>
        </w:tc>
        <w:tc>
          <w:tcPr>
            <w:tcW w:w="4800" w:type="dxa"/>
            <w:tcMar/>
          </w:tcPr>
          <w:p w:rsidR="23D06B47" w:rsidP="23D06B47" w:rsidRDefault="23D06B47" w14:paraId="26C1E48B" w14:textId="263821ED">
            <w:pPr>
              <w:pStyle w:val="Normal"/>
              <w:rPr>
                <w:rFonts w:ascii="Arial" w:hAnsi="Arial" w:eastAsia="Arial" w:cs="Arial"/>
                <w:b w:val="1"/>
                <w:bCs w:val="1"/>
                <w:sz w:val="26"/>
                <w:szCs w:val="26"/>
                <w:rPrChange w:author="Karunakaran, Sharon" w:date="2026-01-20T15:58:52.971Z" w:id="1571505033">
                  <w:rPr>
                    <w:rFonts w:ascii="Arial" w:hAnsi="Arial" w:eastAsia="Arial Nova" w:cs="Arial"/>
                    <w:b w:val="1"/>
                    <w:bCs w:val="1"/>
                    <w:sz w:val="28"/>
                    <w:szCs w:val="28"/>
                  </w:rPr>
                </w:rPrChange>
              </w:rPr>
            </w:pPr>
          </w:p>
        </w:tc>
      </w:tr>
      <w:tr w:rsidR="23D06B47" w:rsidTr="23D06B47" w14:paraId="355D49A0">
        <w:trPr>
          <w:trHeight w:val="300"/>
          <w:ins w:author="Karunakaran, Sharon" w:date="2026-01-20T15:47:14.166Z" w16du:dateUtc="2026-01-20T15:47:14.166Z" w:id="766723657"/>
        </w:trPr>
        <w:tc>
          <w:tcPr>
            <w:tcW w:w="4800" w:type="dxa"/>
            <w:tcMar/>
          </w:tcPr>
          <w:p w:rsidR="23D06B47" w:rsidP="23D06B47" w:rsidRDefault="23D06B47" w14:paraId="651546D7" w14:textId="263821ED">
            <w:pPr>
              <w:pStyle w:val="Normal"/>
              <w:rPr>
                <w:rFonts w:ascii="Arial" w:hAnsi="Arial" w:eastAsia="Arial" w:cs="Arial"/>
                <w:b w:val="1"/>
                <w:bCs w:val="1"/>
                <w:sz w:val="26"/>
                <w:szCs w:val="26"/>
                <w:rPrChange w:author="Karunakaran, Sharon" w:date="2026-01-20T15:58:52.971Z" w:id="317947693">
                  <w:rPr>
                    <w:rFonts w:ascii="Arial" w:hAnsi="Arial" w:eastAsia="Arial Nova" w:cs="Arial"/>
                    <w:b w:val="1"/>
                    <w:bCs w:val="1"/>
                    <w:sz w:val="28"/>
                    <w:szCs w:val="28"/>
                  </w:rPr>
                </w:rPrChange>
              </w:rPr>
            </w:pPr>
          </w:p>
        </w:tc>
        <w:tc>
          <w:tcPr>
            <w:tcW w:w="4800" w:type="dxa"/>
            <w:tcMar/>
          </w:tcPr>
          <w:p w:rsidR="23D06B47" w:rsidP="23D06B47" w:rsidRDefault="23D06B47" w14:paraId="37F51AE8" w14:textId="263821ED">
            <w:pPr>
              <w:pStyle w:val="Normal"/>
              <w:rPr>
                <w:rFonts w:ascii="Arial" w:hAnsi="Arial" w:eastAsia="Arial" w:cs="Arial"/>
                <w:b w:val="1"/>
                <w:bCs w:val="1"/>
                <w:sz w:val="26"/>
                <w:szCs w:val="26"/>
                <w:rPrChange w:author="Karunakaran, Sharon" w:date="2026-01-20T15:58:52.972Z" w:id="827755675">
                  <w:rPr>
                    <w:rFonts w:ascii="Arial" w:hAnsi="Arial" w:eastAsia="Arial Nova" w:cs="Arial"/>
                    <w:b w:val="1"/>
                    <w:bCs w:val="1"/>
                    <w:sz w:val="28"/>
                    <w:szCs w:val="28"/>
                  </w:rPr>
                </w:rPrChange>
              </w:rPr>
            </w:pPr>
          </w:p>
        </w:tc>
        <w:tc>
          <w:tcPr>
            <w:tcW w:w="4800" w:type="dxa"/>
            <w:tcMar/>
          </w:tcPr>
          <w:p w:rsidR="23D06B47" w:rsidP="23D06B47" w:rsidRDefault="23D06B47" w14:paraId="4118B128" w14:textId="263821ED">
            <w:pPr>
              <w:pStyle w:val="Normal"/>
              <w:rPr>
                <w:rFonts w:ascii="Arial" w:hAnsi="Arial" w:eastAsia="Arial" w:cs="Arial"/>
                <w:b w:val="1"/>
                <w:bCs w:val="1"/>
                <w:sz w:val="26"/>
                <w:szCs w:val="26"/>
                <w:rPrChange w:author="Karunakaran, Sharon" w:date="2026-01-20T15:58:52.972Z" w:id="1365459801">
                  <w:rPr>
                    <w:rFonts w:ascii="Arial" w:hAnsi="Arial" w:eastAsia="Arial Nova" w:cs="Arial"/>
                    <w:b w:val="1"/>
                    <w:bCs w:val="1"/>
                    <w:sz w:val="28"/>
                    <w:szCs w:val="28"/>
                  </w:rPr>
                </w:rPrChange>
              </w:rPr>
            </w:pPr>
          </w:p>
        </w:tc>
      </w:tr>
      <w:tr w:rsidR="23D06B47" w:rsidTr="23D06B47" w14:paraId="31E1B6C5">
        <w:trPr>
          <w:trHeight w:val="300"/>
          <w:ins w:author="Karunakaran, Sharon" w:date="2026-01-20T15:47:14.166Z" w16du:dateUtc="2026-01-20T15:47:14.166Z" w:id="817874882"/>
        </w:trPr>
        <w:tc>
          <w:tcPr>
            <w:tcW w:w="4800" w:type="dxa"/>
            <w:tcMar/>
          </w:tcPr>
          <w:p w:rsidR="23D06B47" w:rsidP="23D06B47" w:rsidRDefault="23D06B47" w14:paraId="06AC51E1" w14:textId="263821ED">
            <w:pPr>
              <w:pStyle w:val="Normal"/>
              <w:rPr>
                <w:rFonts w:ascii="Arial" w:hAnsi="Arial" w:eastAsia="Arial" w:cs="Arial"/>
                <w:b w:val="1"/>
                <w:bCs w:val="1"/>
                <w:sz w:val="26"/>
                <w:szCs w:val="26"/>
                <w:rPrChange w:author="Karunakaran, Sharon" w:date="2026-01-20T15:58:52.972Z" w:id="1395820114">
                  <w:rPr>
                    <w:rFonts w:ascii="Arial" w:hAnsi="Arial" w:eastAsia="Arial Nova" w:cs="Arial"/>
                    <w:b w:val="1"/>
                    <w:bCs w:val="1"/>
                    <w:sz w:val="28"/>
                    <w:szCs w:val="28"/>
                  </w:rPr>
                </w:rPrChange>
              </w:rPr>
            </w:pPr>
          </w:p>
        </w:tc>
        <w:tc>
          <w:tcPr>
            <w:tcW w:w="4800" w:type="dxa"/>
            <w:tcMar/>
          </w:tcPr>
          <w:p w:rsidR="23D06B47" w:rsidP="23D06B47" w:rsidRDefault="23D06B47" w14:paraId="56D1CB23" w14:textId="263821ED">
            <w:pPr>
              <w:pStyle w:val="Normal"/>
              <w:rPr>
                <w:rFonts w:ascii="Arial" w:hAnsi="Arial" w:eastAsia="Arial" w:cs="Arial"/>
                <w:b w:val="1"/>
                <w:bCs w:val="1"/>
                <w:sz w:val="26"/>
                <w:szCs w:val="26"/>
                <w:rPrChange w:author="Karunakaran, Sharon" w:date="2026-01-20T15:58:52.972Z" w:id="308913787">
                  <w:rPr>
                    <w:rFonts w:ascii="Arial" w:hAnsi="Arial" w:eastAsia="Arial Nova" w:cs="Arial"/>
                    <w:b w:val="1"/>
                    <w:bCs w:val="1"/>
                    <w:sz w:val="28"/>
                    <w:szCs w:val="28"/>
                  </w:rPr>
                </w:rPrChange>
              </w:rPr>
            </w:pPr>
          </w:p>
        </w:tc>
        <w:tc>
          <w:tcPr>
            <w:tcW w:w="4800" w:type="dxa"/>
            <w:tcMar/>
          </w:tcPr>
          <w:p w:rsidR="23D06B47" w:rsidP="23D06B47" w:rsidRDefault="23D06B47" w14:paraId="09B738B4" w14:textId="263821ED">
            <w:pPr>
              <w:pStyle w:val="Normal"/>
              <w:rPr>
                <w:rFonts w:ascii="Arial" w:hAnsi="Arial" w:eastAsia="Arial" w:cs="Arial"/>
                <w:b w:val="1"/>
                <w:bCs w:val="1"/>
                <w:sz w:val="26"/>
                <w:szCs w:val="26"/>
                <w:rPrChange w:author="Karunakaran, Sharon" w:date="2026-01-20T15:58:52.972Z" w:id="364944891">
                  <w:rPr>
                    <w:rFonts w:ascii="Arial" w:hAnsi="Arial" w:eastAsia="Arial Nova" w:cs="Arial"/>
                    <w:b w:val="1"/>
                    <w:bCs w:val="1"/>
                    <w:sz w:val="28"/>
                    <w:szCs w:val="28"/>
                  </w:rPr>
                </w:rPrChange>
              </w:rPr>
            </w:pPr>
          </w:p>
        </w:tc>
      </w:tr>
      <w:tr w:rsidR="23D06B47" w:rsidTr="23D06B47" w14:paraId="5FB577B6">
        <w:trPr>
          <w:trHeight w:val="300"/>
          <w:ins w:author="Karunakaran, Sharon" w:date="2026-01-20T15:47:14.166Z" w16du:dateUtc="2026-01-20T15:47:14.166Z" w:id="1473816068"/>
          <w:trPrChange w:author="Karunakaran, Sharon" w:date="2026-01-20T15:58:42.218Z" w16du:dateUtc="2026-01-20T15:58:42.218Z" w:id="570801135">
            <w:trPr>
              <w:trHeight w:val="300"/>
            </w:trPr>
          </w:trPrChange>
        </w:trPr>
        <w:tc>
          <w:tcPr>
            <w:tcW w:w="4800" w:type="dxa"/>
            <w:tcMar/>
            <w:tcPrChange w:author="Karunakaran, Sharon" w:date="2026-01-20T15:58:41.14Z" w:id="952517775">
              <w:tcPr>
                <w:tcW w:w="4800" w:type="dxa"/>
                <w:tcMar/>
              </w:tcPr>
            </w:tcPrChange>
          </w:tcPr>
          <w:p w:rsidR="23D06B47" w:rsidP="23D06B47" w:rsidRDefault="23D06B47" w14:paraId="7D8B3145" w14:textId="263821ED">
            <w:pPr>
              <w:pStyle w:val="Normal"/>
              <w:rPr>
                <w:rFonts w:ascii="Arial" w:hAnsi="Arial" w:eastAsia="Arial" w:cs="Arial"/>
                <w:b w:val="1"/>
                <w:bCs w:val="1"/>
                <w:sz w:val="26"/>
                <w:szCs w:val="26"/>
                <w:rPrChange w:author="Karunakaran, Sharon" w:date="2026-01-20T15:58:52.972Z" w:id="2097240957">
                  <w:rPr>
                    <w:rFonts w:ascii="Arial" w:hAnsi="Arial" w:eastAsia="Arial Nova" w:cs="Arial"/>
                    <w:b w:val="1"/>
                    <w:bCs w:val="1"/>
                    <w:sz w:val="28"/>
                    <w:szCs w:val="28"/>
                  </w:rPr>
                </w:rPrChange>
              </w:rPr>
            </w:pPr>
          </w:p>
        </w:tc>
        <w:tc>
          <w:tcPr>
            <w:tcW w:w="4800" w:type="dxa"/>
            <w:tcMar/>
            <w:tcPrChange w:author="Karunakaran, Sharon" w:date="2026-01-20T15:58:41.14Z" w:id="1015540143">
              <w:tcPr>
                <w:tcW w:w="4800" w:type="dxa"/>
                <w:tcMar/>
              </w:tcPr>
            </w:tcPrChange>
          </w:tcPr>
          <w:p w:rsidR="23D06B47" w:rsidP="23D06B47" w:rsidRDefault="23D06B47" w14:paraId="62DF0F2E" w14:textId="263821ED">
            <w:pPr>
              <w:pStyle w:val="Normal"/>
              <w:rPr>
                <w:rFonts w:ascii="Arial" w:hAnsi="Arial" w:eastAsia="Arial" w:cs="Arial"/>
                <w:b w:val="1"/>
                <w:bCs w:val="1"/>
                <w:sz w:val="26"/>
                <w:szCs w:val="26"/>
                <w:rPrChange w:author="Karunakaran, Sharon" w:date="2026-01-20T15:58:52.973Z" w:id="1794005888">
                  <w:rPr>
                    <w:rFonts w:ascii="Arial" w:hAnsi="Arial" w:eastAsia="Arial Nova" w:cs="Arial"/>
                    <w:b w:val="1"/>
                    <w:bCs w:val="1"/>
                    <w:sz w:val="28"/>
                    <w:szCs w:val="28"/>
                  </w:rPr>
                </w:rPrChange>
              </w:rPr>
            </w:pPr>
          </w:p>
        </w:tc>
        <w:tc>
          <w:tcPr>
            <w:tcW w:w="4800" w:type="dxa"/>
            <w:tcMar/>
            <w:tcPrChange w:author="Karunakaran, Sharon" w:date="2026-01-20T15:58:41.14Z" w:id="1842927705">
              <w:tcPr>
                <w:tcW w:w="4800" w:type="dxa"/>
                <w:tcMar/>
              </w:tcPr>
            </w:tcPrChange>
          </w:tcPr>
          <w:p w:rsidR="23D06B47" w:rsidP="23D06B47" w:rsidRDefault="23D06B47" w14:paraId="093AF72D" w14:textId="263821ED">
            <w:pPr>
              <w:pStyle w:val="Normal"/>
              <w:rPr>
                <w:rFonts w:ascii="Arial" w:hAnsi="Arial" w:eastAsia="Arial" w:cs="Arial"/>
                <w:b w:val="1"/>
                <w:bCs w:val="1"/>
                <w:sz w:val="26"/>
                <w:szCs w:val="26"/>
                <w:rPrChange w:author="Karunakaran, Sharon" w:date="2026-01-20T15:58:52.973Z" w:id="33170082">
                  <w:rPr>
                    <w:rFonts w:ascii="Arial" w:hAnsi="Arial" w:eastAsia="Arial Nova" w:cs="Arial"/>
                    <w:b w:val="1"/>
                    <w:bCs w:val="1"/>
                    <w:sz w:val="28"/>
                    <w:szCs w:val="28"/>
                  </w:rPr>
                </w:rPrChange>
              </w:rPr>
            </w:pPr>
          </w:p>
        </w:tc>
      </w:tr>
    </w:tbl>
    <w:p w:rsidR="23D06B47" w:rsidP="23D06B47" w:rsidRDefault="23D06B47" w14:paraId="05EE6A59" w14:textId="1738E0CB">
      <w:pPr>
        <w:spacing/>
        <w:contextualSpacing w:val="1"/>
        <w:rPr>
          <w:ins w:author="Martens, Sandy" w:date="2026-01-07T16:29:25.901Z" w16du:dateUtc="2026-01-07T16:29:25.901Z" w:id="1751652574"/>
          <w:rFonts w:ascii="Arial" w:hAnsi="Arial" w:eastAsia="Arial Nova" w:cs="Arial"/>
          <w:b w:val="1"/>
          <w:bCs w:val="1"/>
          <w:sz w:val="28"/>
          <w:szCs w:val="28"/>
        </w:rPr>
      </w:pPr>
    </w:p>
    <w:p w:rsidR="305A7166" w:rsidP="24B230E7" w:rsidRDefault="305A7166" w14:paraId="60EA7756" w14:textId="666D47DB">
      <w:pPr>
        <w:spacing/>
        <w:contextualSpacing w:val="1"/>
        <w:rPr>
          <w:ins w:author="Martens, Sandy" w:date="2026-01-07T16:30:07.296Z" w16du:dateUtc="2026-01-07T16:30:07.296Z" w:id="455247832"/>
          <w:rFonts w:ascii="Arial" w:hAnsi="Arial" w:eastAsia="Arial Nova" w:cs="Arial"/>
          <w:b w:val="1"/>
          <w:bCs w:val="1"/>
          <w:sz w:val="28"/>
          <w:szCs w:val="28"/>
        </w:rPr>
      </w:pPr>
      <w:ins w:author="Martens, Sandy" w:date="2026-01-07T16:29:30.332Z" w:id="891547542">
        <w:r w:rsidRPr="24B230E7" w:rsidR="305A7166">
          <w:rPr>
            <w:rFonts w:ascii="Arial" w:hAnsi="Arial" w:eastAsia="Arial Nova" w:cs="Arial"/>
            <w:b w:val="1"/>
            <w:bCs w:val="1"/>
            <w:sz w:val="28"/>
            <w:szCs w:val="28"/>
          </w:rPr>
          <w:t>Ophthalmology</w:t>
        </w:r>
      </w:ins>
    </w:p>
    <w:p w:rsidR="305A7166" w:rsidP="24B230E7" w:rsidRDefault="305A7166" w14:paraId="159686AA" w14:textId="5C542170">
      <w:pPr>
        <w:spacing/>
        <w:contextualSpacing w:val="1"/>
        <w:rPr>
          <w:ins w:author="Martens, Sandy" w:date="2026-01-07T16:29:36.152Z" w16du:dateUtc="2026-01-07T16:29:36.152Z" w:id="686748651"/>
          <w:rFonts w:ascii="Arial" w:hAnsi="Arial" w:eastAsia="Arial Nova" w:cs="Arial"/>
          <w:b w:val="1"/>
          <w:bCs w:val="1"/>
          <w:sz w:val="28"/>
          <w:szCs w:val="28"/>
        </w:rPr>
      </w:pPr>
      <w:ins w:author="Martens, Sandy" w:date="2026-01-07T16:30:13.125Z" w:id="1533902746">
        <w:r w:rsidRPr="24B230E7" w:rsidR="305A7166">
          <w:rPr>
            <w:rFonts w:ascii="Arial" w:hAnsi="Arial" w:eastAsia="Arial Nova" w:cs="Arial"/>
            <w:b w:val="1"/>
            <w:bCs w:val="1"/>
            <w:sz w:val="28"/>
            <w:szCs w:val="28"/>
          </w:rPr>
          <w:t>OB/ MFM</w:t>
        </w:r>
      </w:ins>
    </w:p>
    <w:p w:rsidR="24B230E7" w:rsidP="24B230E7" w:rsidRDefault="24B230E7" w14:paraId="68705249" w14:textId="5173945A">
      <w:pPr>
        <w:spacing/>
        <w:contextualSpacing w:val="1"/>
        <w:rPr>
          <w:ins w:author="Martens, Sandy" w:date="2026-01-07T16:29:37.776Z" w16du:dateUtc="2026-01-07T16:29:37.776Z" w:id="1870559601"/>
          <w:rFonts w:ascii="Arial" w:hAnsi="Arial" w:eastAsia="Arial Nova" w:cs="Arial"/>
          <w:b w:val="1"/>
          <w:bCs w:val="1"/>
          <w:sz w:val="28"/>
          <w:szCs w:val="28"/>
        </w:rPr>
      </w:pPr>
    </w:p>
    <w:p w:rsidR="305A7166" w:rsidP="24B230E7" w:rsidRDefault="305A7166" w14:paraId="15BCEF45" w14:textId="45031FC7">
      <w:pPr>
        <w:spacing/>
        <w:contextualSpacing w:val="1"/>
        <w:rPr>
          <w:del w:author="Martens, Sandy" w:date="2026-01-07T16:29:44.035Z" w16du:dateUtc="2026-01-07T16:29:44.035Z" w:id="2082058407"/>
          <w:rFonts w:ascii="Arial" w:hAnsi="Arial" w:eastAsia="Arial Nova" w:cs="Arial"/>
          <w:b w:val="1"/>
          <w:bCs w:val="1"/>
          <w:sz w:val="28"/>
          <w:szCs w:val="28"/>
        </w:rPr>
      </w:pPr>
      <w:ins w:author="Martens, Sandy" w:date="2026-01-07T16:29:39.931Z" w:id="264442602">
        <w:r w:rsidRPr="24B230E7" w:rsidR="305A7166">
          <w:rPr>
            <w:rFonts w:ascii="Arial" w:hAnsi="Arial" w:eastAsia="Arial Nova" w:cs="Arial"/>
            <w:b w:val="1"/>
            <w:bCs w:val="1"/>
            <w:sz w:val="28"/>
            <w:szCs w:val="28"/>
          </w:rPr>
          <w:t>Dental</w:t>
        </w:r>
      </w:ins>
    </w:p>
    <w:p w:rsidRPr="009033FB" w:rsidR="009033FB" w:rsidP="00A83FAA" w:rsidRDefault="009033FB" w14:paraId="15CDB951" w14:textId="77777777">
      <w:pPr>
        <w:contextualSpacing/>
        <w:rPr>
          <w:rFonts w:ascii="Arial" w:hAnsi="Arial" w:eastAsia="Arial Nova" w:cs="Arial"/>
          <w:b/>
          <w:sz w:val="28"/>
          <w:szCs w:val="28"/>
        </w:rPr>
      </w:pPr>
    </w:p>
    <w:p w:rsidR="00B23F94" w:rsidP="004655C5" w:rsidRDefault="00B23F94" w14:paraId="6B9A00E3" w14:textId="77777777">
      <w:pPr>
        <w:contextualSpacing/>
        <w:rPr>
          <w:rFonts w:ascii="Arial" w:hAnsi="Arial" w:cs="Arial"/>
          <w:b/>
          <w:bCs/>
          <w:sz w:val="28"/>
          <w:szCs w:val="28"/>
        </w:rPr>
      </w:pPr>
    </w:p>
    <w:p w:rsidRPr="00E42719" w:rsidR="00E42719" w:rsidP="00473E5D" w:rsidRDefault="00E42719" w14:paraId="751CB910" w14:textId="1F0C6E38">
      <w:pPr>
        <w:contextualSpacing/>
        <w:rPr>
          <w:rFonts w:ascii="Arial" w:hAnsi="Arial" w:cs="Arial"/>
          <w:sz w:val="28"/>
          <w:szCs w:val="28"/>
        </w:rPr>
      </w:pPr>
      <w:r>
        <w:rPr>
          <w:rFonts w:ascii="Arial" w:hAnsi="Arial" w:cs="Arial"/>
          <w:b/>
          <w:bCs/>
          <w:sz w:val="28"/>
          <w:szCs w:val="28"/>
        </w:rPr>
        <w:t xml:space="preserve">Endocarditis prevention in dental surgery </w:t>
      </w:r>
      <w:r w:rsidRPr="00E42719">
        <w:rPr>
          <w:rFonts w:ascii="Arial" w:hAnsi="Arial" w:cs="Arial"/>
          <w:sz w:val="28"/>
          <w:szCs w:val="28"/>
        </w:rPr>
        <w:t>(single dose 30-60 minutes before procedure)</w:t>
      </w:r>
    </w:p>
    <w:tbl>
      <w:tblPr>
        <w:tblStyle w:val="TableGrid"/>
        <w:tblpPr w:leftFromText="180" w:rightFromText="180" w:vertAnchor="text" w:tblpY="1"/>
        <w:tblOverlap w:val="never"/>
        <w:tblW w:w="0" w:type="auto"/>
        <w:tblLayout w:type="fixed"/>
        <w:tblLook w:val="04A0" w:firstRow="1" w:lastRow="0" w:firstColumn="1" w:lastColumn="0" w:noHBand="0" w:noVBand="1"/>
      </w:tblPr>
      <w:tblGrid>
        <w:gridCol w:w="1975"/>
        <w:gridCol w:w="1800"/>
        <w:gridCol w:w="2520"/>
        <w:gridCol w:w="1260"/>
        <w:gridCol w:w="1260"/>
      </w:tblGrid>
      <w:tr w:rsidRPr="00E42719" w:rsidR="00E42719" w:rsidTr="00D52B13" w14:paraId="2DB826FD" w14:textId="77777777">
        <w:tc>
          <w:tcPr>
            <w:tcW w:w="3775" w:type="dxa"/>
            <w:gridSpan w:val="2"/>
            <w:vAlign w:val="center"/>
          </w:tcPr>
          <w:p w:rsidRPr="00E42719" w:rsidR="00E42719" w:rsidP="00D52B13" w:rsidRDefault="00E42719" w14:paraId="16323D58" w14:textId="27ED00A8">
            <w:pPr>
              <w:contextualSpacing/>
              <w:jc w:val="center"/>
              <w:rPr>
                <w:rFonts w:ascii="Arial" w:hAnsi="Arial" w:cs="Arial"/>
                <w:b/>
                <w:bCs/>
              </w:rPr>
            </w:pPr>
            <w:r w:rsidRPr="00E42719">
              <w:rPr>
                <w:rFonts w:ascii="Arial" w:hAnsi="Arial" w:cs="Arial"/>
                <w:b/>
                <w:bCs/>
              </w:rPr>
              <w:t>Situation</w:t>
            </w:r>
          </w:p>
        </w:tc>
        <w:tc>
          <w:tcPr>
            <w:tcW w:w="2520" w:type="dxa"/>
            <w:vAlign w:val="center"/>
          </w:tcPr>
          <w:p w:rsidRPr="00E42719" w:rsidR="00E42719" w:rsidP="00D52B13" w:rsidRDefault="00E42719" w14:paraId="20680B66" w14:textId="4496C7C6">
            <w:pPr>
              <w:contextualSpacing/>
              <w:jc w:val="center"/>
              <w:rPr>
                <w:rFonts w:ascii="Arial" w:hAnsi="Arial" w:cs="Arial"/>
                <w:b/>
                <w:bCs/>
              </w:rPr>
            </w:pPr>
            <w:r>
              <w:rPr>
                <w:rFonts w:ascii="Arial" w:hAnsi="Arial" w:cs="Arial"/>
                <w:b/>
                <w:bCs/>
              </w:rPr>
              <w:t>Antibiotic of choice</w:t>
            </w:r>
          </w:p>
        </w:tc>
        <w:tc>
          <w:tcPr>
            <w:tcW w:w="1260" w:type="dxa"/>
            <w:vAlign w:val="center"/>
          </w:tcPr>
          <w:p w:rsidRPr="00E42719" w:rsidR="00E42719" w:rsidP="00D52B13" w:rsidRDefault="00E42719" w14:paraId="528A04E5" w14:textId="2A3D7856">
            <w:pPr>
              <w:contextualSpacing/>
              <w:jc w:val="center"/>
              <w:rPr>
                <w:rFonts w:ascii="Arial" w:hAnsi="Arial" w:cs="Arial"/>
                <w:b/>
                <w:bCs/>
              </w:rPr>
            </w:pPr>
            <w:r>
              <w:rPr>
                <w:rFonts w:ascii="Arial" w:hAnsi="Arial" w:cs="Arial"/>
                <w:b/>
                <w:bCs/>
              </w:rPr>
              <w:t>Dose</w:t>
            </w:r>
          </w:p>
        </w:tc>
        <w:tc>
          <w:tcPr>
            <w:tcW w:w="1260" w:type="dxa"/>
            <w:vAlign w:val="center"/>
          </w:tcPr>
          <w:p w:rsidRPr="00E42719" w:rsidR="00E42719" w:rsidP="00D52B13" w:rsidRDefault="00E42719" w14:paraId="13EAB1EA" w14:textId="7269CC4D">
            <w:pPr>
              <w:contextualSpacing/>
              <w:jc w:val="center"/>
              <w:rPr>
                <w:rFonts w:ascii="Arial" w:hAnsi="Arial" w:cs="Arial"/>
                <w:b/>
                <w:bCs/>
              </w:rPr>
            </w:pPr>
            <w:r>
              <w:rPr>
                <w:rFonts w:ascii="Arial" w:hAnsi="Arial" w:cs="Arial"/>
                <w:b/>
                <w:bCs/>
              </w:rPr>
              <w:t>Max</w:t>
            </w:r>
          </w:p>
        </w:tc>
      </w:tr>
      <w:tr w:rsidRPr="00E42719" w:rsidR="00E42719" w:rsidTr="00D52B13" w14:paraId="12B6A981" w14:textId="77777777">
        <w:trPr>
          <w:trHeight w:val="503"/>
        </w:trPr>
        <w:tc>
          <w:tcPr>
            <w:tcW w:w="1975" w:type="dxa"/>
            <w:vMerge w:val="restart"/>
            <w:vAlign w:val="center"/>
          </w:tcPr>
          <w:p w:rsidRPr="00E42719" w:rsidR="00E42719" w:rsidP="00D52B13" w:rsidRDefault="00E42719" w14:paraId="0CBC8E9B" w14:textId="7D959A0E">
            <w:pPr>
              <w:contextualSpacing/>
              <w:jc w:val="center"/>
              <w:rPr>
                <w:rFonts w:ascii="Arial" w:hAnsi="Arial" w:cs="Arial"/>
                <w:b/>
                <w:bCs/>
              </w:rPr>
            </w:pPr>
            <w:r>
              <w:rPr>
                <w:rFonts w:ascii="Arial" w:hAnsi="Arial" w:cs="Arial"/>
                <w:b/>
                <w:bCs/>
              </w:rPr>
              <w:t>Not allergic to penicillins</w:t>
            </w:r>
          </w:p>
        </w:tc>
        <w:tc>
          <w:tcPr>
            <w:tcW w:w="1800" w:type="dxa"/>
            <w:vAlign w:val="center"/>
          </w:tcPr>
          <w:p w:rsidRPr="00E42719" w:rsidR="002F39D6" w:rsidP="00D52B13" w:rsidRDefault="00E42719" w14:paraId="38B789DB" w14:textId="45D6BF42">
            <w:pPr>
              <w:contextualSpacing/>
              <w:jc w:val="center"/>
              <w:rPr>
                <w:rFonts w:ascii="Arial" w:hAnsi="Arial" w:cs="Arial"/>
              </w:rPr>
            </w:pPr>
            <w:r w:rsidRPr="00E42719">
              <w:rPr>
                <w:rFonts w:ascii="Arial" w:hAnsi="Arial" w:cs="Arial"/>
              </w:rPr>
              <w:t>Oral</w:t>
            </w:r>
          </w:p>
        </w:tc>
        <w:tc>
          <w:tcPr>
            <w:tcW w:w="2520" w:type="dxa"/>
            <w:vAlign w:val="center"/>
          </w:tcPr>
          <w:p w:rsidRPr="00A0716D" w:rsidR="00E42719" w:rsidP="00D52B13" w:rsidRDefault="00E42719" w14:paraId="74305D37" w14:textId="6EC7B371">
            <w:pPr>
              <w:contextualSpacing/>
              <w:jc w:val="center"/>
              <w:rPr>
                <w:rFonts w:ascii="Arial" w:hAnsi="Arial" w:cs="Arial"/>
              </w:rPr>
            </w:pPr>
            <w:r w:rsidRPr="00A0716D">
              <w:rPr>
                <w:rFonts w:ascii="Arial" w:hAnsi="Arial" w:cs="Arial"/>
              </w:rPr>
              <w:t>Amoxicillin</w:t>
            </w:r>
          </w:p>
        </w:tc>
        <w:tc>
          <w:tcPr>
            <w:tcW w:w="1260" w:type="dxa"/>
            <w:vAlign w:val="center"/>
          </w:tcPr>
          <w:p w:rsidRPr="00A0716D" w:rsidR="00E42719" w:rsidP="00D52B13" w:rsidRDefault="00E42719" w14:paraId="7E74EBD5" w14:textId="7D4650E9">
            <w:pPr>
              <w:contextualSpacing/>
              <w:jc w:val="center"/>
              <w:rPr>
                <w:rFonts w:ascii="Arial" w:hAnsi="Arial" w:cs="Arial"/>
              </w:rPr>
            </w:pPr>
            <w:r w:rsidRPr="00A0716D">
              <w:rPr>
                <w:rFonts w:ascii="Arial" w:hAnsi="Arial" w:cs="Arial"/>
              </w:rPr>
              <w:t>50mg/kg</w:t>
            </w:r>
          </w:p>
        </w:tc>
        <w:tc>
          <w:tcPr>
            <w:tcW w:w="1260" w:type="dxa"/>
            <w:vAlign w:val="center"/>
          </w:tcPr>
          <w:p w:rsidRPr="00A0716D" w:rsidR="00E42719" w:rsidP="00D52B13" w:rsidRDefault="00E42719" w14:paraId="66883719" w14:textId="1073F3D6">
            <w:pPr>
              <w:contextualSpacing/>
              <w:jc w:val="center"/>
              <w:rPr>
                <w:rFonts w:ascii="Arial" w:hAnsi="Arial" w:cs="Arial"/>
              </w:rPr>
            </w:pPr>
            <w:r w:rsidRPr="00A0716D">
              <w:rPr>
                <w:rFonts w:ascii="Arial" w:hAnsi="Arial" w:cs="Arial"/>
              </w:rPr>
              <w:t>2,000mg</w:t>
            </w:r>
          </w:p>
        </w:tc>
      </w:tr>
      <w:tr w:rsidRPr="00E42719" w:rsidR="00A0716D" w:rsidTr="00D52B13" w14:paraId="38CB66C7" w14:textId="77777777">
        <w:trPr>
          <w:trHeight w:val="1430"/>
        </w:trPr>
        <w:tc>
          <w:tcPr>
            <w:tcW w:w="1975" w:type="dxa"/>
            <w:vMerge/>
            <w:vAlign w:val="center"/>
          </w:tcPr>
          <w:p w:rsidRPr="00E42719" w:rsidR="00A0716D" w:rsidP="00D52B13" w:rsidRDefault="00A0716D" w14:paraId="0491712A" w14:textId="21E6657D">
            <w:pPr>
              <w:contextualSpacing/>
              <w:jc w:val="center"/>
              <w:rPr>
                <w:rFonts w:ascii="Arial" w:hAnsi="Arial" w:cs="Arial"/>
                <w:b/>
                <w:bCs/>
              </w:rPr>
            </w:pPr>
          </w:p>
        </w:tc>
        <w:tc>
          <w:tcPr>
            <w:tcW w:w="1800" w:type="dxa"/>
            <w:vAlign w:val="center"/>
          </w:tcPr>
          <w:p w:rsidRPr="00E42719" w:rsidR="00A0716D" w:rsidP="00D52B13" w:rsidRDefault="00A0716D" w14:paraId="5AAF0DAE" w14:textId="1ED04068">
            <w:pPr>
              <w:contextualSpacing/>
              <w:jc w:val="center"/>
              <w:rPr>
                <w:rFonts w:ascii="Arial" w:hAnsi="Arial" w:cs="Arial"/>
              </w:rPr>
            </w:pPr>
            <w:r w:rsidRPr="00E42719">
              <w:rPr>
                <w:rFonts w:ascii="Arial" w:hAnsi="Arial" w:cs="Arial"/>
              </w:rPr>
              <w:t>Unable to take oral meds</w:t>
            </w:r>
          </w:p>
        </w:tc>
        <w:tc>
          <w:tcPr>
            <w:tcW w:w="2520" w:type="dxa"/>
            <w:vAlign w:val="center"/>
          </w:tcPr>
          <w:p w:rsidRPr="00A0716D" w:rsidR="00A0716D" w:rsidP="00D52B13" w:rsidRDefault="00A0716D" w14:paraId="1C4F5C30" w14:textId="7B586F31">
            <w:pPr>
              <w:contextualSpacing/>
              <w:jc w:val="center"/>
              <w:rPr>
                <w:rFonts w:ascii="Arial" w:hAnsi="Arial" w:cs="Arial"/>
              </w:rPr>
            </w:pPr>
            <w:r w:rsidRPr="00A0716D">
              <w:rPr>
                <w:rFonts w:ascii="Arial" w:hAnsi="Arial" w:cs="Arial"/>
              </w:rPr>
              <w:t>Ampicillin</w:t>
            </w:r>
            <w:r w:rsidR="003B5075">
              <w:rPr>
                <w:rFonts w:ascii="Arial" w:hAnsi="Arial" w:cs="Arial"/>
              </w:rPr>
              <w:t xml:space="preserve"> (1</w:t>
            </w:r>
            <w:r w:rsidRPr="003B5075" w:rsidR="003B5075">
              <w:rPr>
                <w:rFonts w:ascii="Arial" w:hAnsi="Arial" w:cs="Arial"/>
                <w:vertAlign w:val="superscript"/>
              </w:rPr>
              <w:t>st</w:t>
            </w:r>
            <w:r w:rsidR="003B5075">
              <w:rPr>
                <w:rFonts w:ascii="Arial" w:hAnsi="Arial" w:cs="Arial"/>
              </w:rPr>
              <w:t xml:space="preserve"> line)</w:t>
            </w:r>
          </w:p>
          <w:p w:rsidRPr="00A0716D" w:rsidR="00A0716D" w:rsidP="00D52B13" w:rsidRDefault="00A0716D" w14:paraId="1C8E0FB8" w14:textId="66DD9D7C">
            <w:pPr>
              <w:contextualSpacing/>
              <w:jc w:val="center"/>
              <w:rPr>
                <w:rFonts w:ascii="Arial" w:hAnsi="Arial" w:cs="Arial"/>
              </w:rPr>
            </w:pPr>
            <w:r w:rsidRPr="00A0716D">
              <w:rPr>
                <w:rFonts w:ascii="Arial" w:hAnsi="Arial" w:cs="Arial"/>
              </w:rPr>
              <w:t>Or</w:t>
            </w:r>
          </w:p>
          <w:p w:rsidRPr="00A0716D" w:rsidR="00A0716D" w:rsidP="00D52B13" w:rsidRDefault="00A0716D" w14:paraId="382CF1BC" w14:textId="72BF6207">
            <w:pPr>
              <w:contextualSpacing/>
              <w:jc w:val="center"/>
              <w:rPr>
                <w:rFonts w:ascii="Arial" w:hAnsi="Arial" w:cs="Arial"/>
              </w:rPr>
            </w:pPr>
            <w:r w:rsidRPr="00A0716D">
              <w:rPr>
                <w:rFonts w:ascii="Arial" w:hAnsi="Arial" w:cs="Arial"/>
              </w:rPr>
              <w:t>Cefazolin</w:t>
            </w:r>
          </w:p>
          <w:p w:rsidRPr="00A0716D" w:rsidR="00A0716D" w:rsidP="00D52B13" w:rsidRDefault="00A0716D" w14:paraId="248A2236" w14:textId="77777777">
            <w:pPr>
              <w:contextualSpacing/>
              <w:jc w:val="center"/>
              <w:rPr>
                <w:rFonts w:ascii="Arial" w:hAnsi="Arial" w:cs="Arial"/>
              </w:rPr>
            </w:pPr>
            <w:r w:rsidRPr="00A0716D">
              <w:rPr>
                <w:rFonts w:ascii="Arial" w:hAnsi="Arial" w:cs="Arial"/>
              </w:rPr>
              <w:t>Or</w:t>
            </w:r>
          </w:p>
          <w:p w:rsidRPr="00A0716D" w:rsidR="00A0716D" w:rsidP="00D52B13" w:rsidRDefault="00A0716D" w14:paraId="08ACB99C" w14:textId="7FCA53B0">
            <w:pPr>
              <w:contextualSpacing/>
              <w:jc w:val="center"/>
              <w:rPr>
                <w:rFonts w:ascii="Arial" w:hAnsi="Arial" w:cs="Arial"/>
              </w:rPr>
            </w:pPr>
            <w:r w:rsidRPr="00A0716D">
              <w:rPr>
                <w:rFonts w:ascii="Arial" w:hAnsi="Arial" w:cs="Arial"/>
              </w:rPr>
              <w:t>Ceftriaxone</w:t>
            </w:r>
          </w:p>
        </w:tc>
        <w:tc>
          <w:tcPr>
            <w:tcW w:w="2520" w:type="dxa"/>
            <w:gridSpan w:val="2"/>
            <w:vAlign w:val="center"/>
          </w:tcPr>
          <w:p w:rsidRPr="00A0716D" w:rsidR="00A0716D" w:rsidP="00D52B13" w:rsidRDefault="00A0716D" w14:paraId="2E777B8C" w14:textId="24DA439C">
            <w:pPr>
              <w:contextualSpacing/>
              <w:jc w:val="center"/>
              <w:rPr>
                <w:rFonts w:ascii="Arial" w:hAnsi="Arial" w:cs="Arial"/>
              </w:rPr>
            </w:pPr>
            <w:r w:rsidRPr="00A0716D">
              <w:rPr>
                <w:rFonts w:ascii="Arial" w:hAnsi="Arial" w:cs="Arial"/>
              </w:rPr>
              <w:t xml:space="preserve">See </w:t>
            </w:r>
            <w:r>
              <w:rPr>
                <w:rFonts w:ascii="Arial" w:hAnsi="Arial" w:cs="Arial"/>
              </w:rPr>
              <w:t xml:space="preserve">IV </w:t>
            </w:r>
            <w:r w:rsidRPr="00A0716D">
              <w:rPr>
                <w:rFonts w:ascii="Arial" w:hAnsi="Arial" w:cs="Arial"/>
              </w:rPr>
              <w:t>dosing table below</w:t>
            </w:r>
          </w:p>
        </w:tc>
      </w:tr>
      <w:tr w:rsidRPr="00E42719" w:rsidR="00E42719" w:rsidTr="00D52B13" w14:paraId="10B5E963" w14:textId="77777777">
        <w:trPr>
          <w:trHeight w:val="962"/>
        </w:trPr>
        <w:tc>
          <w:tcPr>
            <w:tcW w:w="1975" w:type="dxa"/>
            <w:vMerge w:val="restart"/>
            <w:vAlign w:val="center"/>
          </w:tcPr>
          <w:p w:rsidRPr="00E42719" w:rsidR="00E42719" w:rsidP="00D52B13" w:rsidRDefault="00E42719" w14:paraId="6E32AD9E" w14:textId="6FC162DD">
            <w:pPr>
              <w:contextualSpacing/>
              <w:jc w:val="center"/>
              <w:rPr>
                <w:rFonts w:ascii="Arial" w:hAnsi="Arial" w:cs="Arial"/>
                <w:b/>
                <w:bCs/>
              </w:rPr>
            </w:pPr>
            <w:r>
              <w:rPr>
                <w:rFonts w:ascii="Arial" w:hAnsi="Arial" w:cs="Arial"/>
                <w:b/>
                <w:bCs/>
              </w:rPr>
              <w:t>Allergic to penicillins</w:t>
            </w:r>
          </w:p>
        </w:tc>
        <w:tc>
          <w:tcPr>
            <w:tcW w:w="1800" w:type="dxa"/>
            <w:vAlign w:val="center"/>
          </w:tcPr>
          <w:p w:rsidRPr="00E42719" w:rsidR="00E42719" w:rsidP="00D52B13" w:rsidRDefault="00E42719" w14:paraId="293B719F" w14:textId="01906448">
            <w:pPr>
              <w:contextualSpacing/>
              <w:jc w:val="center"/>
              <w:rPr>
                <w:rFonts w:ascii="Arial" w:hAnsi="Arial" w:cs="Arial"/>
                <w:b/>
                <w:bCs/>
              </w:rPr>
            </w:pPr>
            <w:r w:rsidRPr="00E42719">
              <w:rPr>
                <w:rFonts w:ascii="Arial" w:hAnsi="Arial" w:cs="Arial"/>
              </w:rPr>
              <w:t>Oral</w:t>
            </w:r>
          </w:p>
        </w:tc>
        <w:tc>
          <w:tcPr>
            <w:tcW w:w="2520" w:type="dxa"/>
            <w:vAlign w:val="center"/>
          </w:tcPr>
          <w:p w:rsidR="00A0716D" w:rsidP="00D52B13" w:rsidRDefault="003B5075" w14:paraId="1EACD757" w14:textId="2EE5D2E9">
            <w:pPr>
              <w:contextualSpacing/>
              <w:jc w:val="center"/>
              <w:rPr>
                <w:rFonts w:ascii="Arial" w:hAnsi="Arial" w:cs="Arial"/>
              </w:rPr>
            </w:pPr>
            <w:r w:rsidRPr="00A0716D">
              <w:rPr>
                <w:rFonts w:ascii="Arial" w:hAnsi="Arial" w:cs="Arial"/>
              </w:rPr>
              <w:t xml:space="preserve">Azithromycin </w:t>
            </w:r>
            <w:r>
              <w:rPr>
                <w:rFonts w:ascii="Arial" w:hAnsi="Arial" w:cs="Arial"/>
              </w:rPr>
              <w:t>(1</w:t>
            </w:r>
            <w:r w:rsidRPr="003B5075">
              <w:rPr>
                <w:rFonts w:ascii="Arial" w:hAnsi="Arial" w:cs="Arial"/>
                <w:vertAlign w:val="superscript"/>
              </w:rPr>
              <w:t>st</w:t>
            </w:r>
            <w:r>
              <w:rPr>
                <w:rFonts w:ascii="Arial" w:hAnsi="Arial" w:cs="Arial"/>
              </w:rPr>
              <w:t xml:space="preserve"> line</w:t>
            </w:r>
            <w:r w:rsidRPr="00A0716D">
              <w:rPr>
                <w:rFonts w:ascii="Arial" w:hAnsi="Arial" w:cs="Arial"/>
              </w:rPr>
              <w:t>)</w:t>
            </w:r>
          </w:p>
          <w:p w:rsidRPr="00A0716D" w:rsidR="003B5075" w:rsidP="00D52B13" w:rsidRDefault="003B5075" w14:paraId="4DD0EFCC" w14:textId="77777777">
            <w:pPr>
              <w:contextualSpacing/>
              <w:jc w:val="center"/>
              <w:rPr>
                <w:rFonts w:ascii="Arial" w:hAnsi="Arial" w:cs="Arial"/>
              </w:rPr>
            </w:pPr>
          </w:p>
          <w:p w:rsidRPr="00A0716D" w:rsidR="00A0716D" w:rsidP="003B5075" w:rsidRDefault="003B5075" w14:paraId="6882B7E7" w14:textId="58C9E741">
            <w:pPr>
              <w:contextualSpacing/>
              <w:jc w:val="center"/>
              <w:rPr>
                <w:rFonts w:ascii="Arial" w:hAnsi="Arial" w:cs="Arial"/>
              </w:rPr>
            </w:pPr>
            <w:r w:rsidRPr="00A0716D">
              <w:rPr>
                <w:rFonts w:ascii="Arial" w:hAnsi="Arial" w:cs="Arial"/>
              </w:rPr>
              <w:t>Clindamycin</w:t>
            </w:r>
            <w:r>
              <w:rPr>
                <w:rFonts w:ascii="Arial" w:hAnsi="Arial" w:cs="Arial"/>
              </w:rPr>
              <w:t xml:space="preserve"> (2</w:t>
            </w:r>
            <w:r w:rsidRPr="003B5075">
              <w:rPr>
                <w:rFonts w:ascii="Arial" w:hAnsi="Arial" w:cs="Arial"/>
                <w:vertAlign w:val="superscript"/>
              </w:rPr>
              <w:t>nd</w:t>
            </w:r>
            <w:r>
              <w:rPr>
                <w:rFonts w:ascii="Arial" w:hAnsi="Arial" w:cs="Arial"/>
              </w:rPr>
              <w:t xml:space="preserve"> line)</w:t>
            </w:r>
          </w:p>
        </w:tc>
        <w:tc>
          <w:tcPr>
            <w:tcW w:w="1260" w:type="dxa"/>
            <w:vAlign w:val="center"/>
          </w:tcPr>
          <w:p w:rsidR="00E42719" w:rsidP="00D52B13" w:rsidRDefault="003B5075" w14:paraId="00E94166" w14:textId="676FA669">
            <w:pPr>
              <w:contextualSpacing/>
              <w:jc w:val="center"/>
              <w:rPr>
                <w:rFonts w:ascii="Arial" w:hAnsi="Arial" w:cs="Arial"/>
              </w:rPr>
            </w:pPr>
            <w:r>
              <w:rPr>
                <w:rFonts w:ascii="Arial" w:hAnsi="Arial" w:cs="Arial"/>
              </w:rPr>
              <w:t>15</w:t>
            </w:r>
            <w:r w:rsidR="00A0716D">
              <w:rPr>
                <w:rFonts w:ascii="Arial" w:hAnsi="Arial" w:cs="Arial"/>
              </w:rPr>
              <w:t>mg/kg</w:t>
            </w:r>
          </w:p>
          <w:p w:rsidR="00A0716D" w:rsidP="00D52B13" w:rsidRDefault="00A0716D" w14:paraId="065EED63" w14:textId="77777777">
            <w:pPr>
              <w:contextualSpacing/>
              <w:jc w:val="center"/>
              <w:rPr>
                <w:rFonts w:ascii="Arial" w:hAnsi="Arial" w:cs="Arial"/>
              </w:rPr>
            </w:pPr>
          </w:p>
          <w:p w:rsidRPr="00A0716D" w:rsidR="00A0716D" w:rsidP="00D52B13" w:rsidRDefault="003B5075" w14:paraId="79D5FC45" w14:textId="318413E8">
            <w:pPr>
              <w:contextualSpacing/>
              <w:jc w:val="center"/>
              <w:rPr>
                <w:rFonts w:ascii="Arial" w:hAnsi="Arial" w:cs="Arial"/>
              </w:rPr>
            </w:pPr>
            <w:r>
              <w:rPr>
                <w:rFonts w:ascii="Arial" w:hAnsi="Arial" w:cs="Arial"/>
              </w:rPr>
              <w:t>20</w:t>
            </w:r>
            <w:r w:rsidR="00A0716D">
              <w:rPr>
                <w:rFonts w:ascii="Arial" w:hAnsi="Arial" w:cs="Arial"/>
              </w:rPr>
              <w:t>mg/kg</w:t>
            </w:r>
          </w:p>
        </w:tc>
        <w:tc>
          <w:tcPr>
            <w:tcW w:w="1260" w:type="dxa"/>
            <w:vAlign w:val="center"/>
          </w:tcPr>
          <w:p w:rsidR="00E42719" w:rsidP="00D52B13" w:rsidRDefault="003B5075" w14:paraId="102DEE54" w14:textId="1CC54559">
            <w:pPr>
              <w:contextualSpacing/>
              <w:jc w:val="center"/>
              <w:rPr>
                <w:rFonts w:ascii="Arial" w:hAnsi="Arial" w:cs="Arial"/>
              </w:rPr>
            </w:pPr>
            <w:r>
              <w:rPr>
                <w:rFonts w:ascii="Arial" w:hAnsi="Arial" w:cs="Arial"/>
              </w:rPr>
              <w:t>5</w:t>
            </w:r>
            <w:r w:rsidR="00A0716D">
              <w:rPr>
                <w:rFonts w:ascii="Arial" w:hAnsi="Arial" w:cs="Arial"/>
              </w:rPr>
              <w:t>00mg</w:t>
            </w:r>
          </w:p>
          <w:p w:rsidR="00A0716D" w:rsidP="00D52B13" w:rsidRDefault="00A0716D" w14:paraId="65B025E8" w14:textId="77777777">
            <w:pPr>
              <w:contextualSpacing/>
              <w:jc w:val="center"/>
              <w:rPr>
                <w:rFonts w:ascii="Arial" w:hAnsi="Arial" w:cs="Arial"/>
              </w:rPr>
            </w:pPr>
          </w:p>
          <w:p w:rsidRPr="00A0716D" w:rsidR="00A0716D" w:rsidP="00D52B13" w:rsidRDefault="003B5075" w14:paraId="213BDDBA" w14:textId="0B9F5144">
            <w:pPr>
              <w:contextualSpacing/>
              <w:jc w:val="center"/>
              <w:rPr>
                <w:rFonts w:ascii="Arial" w:hAnsi="Arial" w:cs="Arial"/>
              </w:rPr>
            </w:pPr>
            <w:r>
              <w:rPr>
                <w:rFonts w:ascii="Arial" w:hAnsi="Arial" w:cs="Arial"/>
              </w:rPr>
              <w:t>6</w:t>
            </w:r>
            <w:r w:rsidR="00A0716D">
              <w:rPr>
                <w:rFonts w:ascii="Arial" w:hAnsi="Arial" w:cs="Arial"/>
              </w:rPr>
              <w:t>00mg</w:t>
            </w:r>
          </w:p>
        </w:tc>
      </w:tr>
      <w:tr w:rsidRPr="00E42719" w:rsidR="00A0716D" w:rsidTr="00D52B13" w14:paraId="070BC0C9" w14:textId="77777777">
        <w:trPr>
          <w:trHeight w:val="980"/>
        </w:trPr>
        <w:tc>
          <w:tcPr>
            <w:tcW w:w="1975" w:type="dxa"/>
            <w:vMerge/>
            <w:vAlign w:val="center"/>
          </w:tcPr>
          <w:p w:rsidRPr="00E42719" w:rsidR="00A0716D" w:rsidP="00D52B13" w:rsidRDefault="00A0716D" w14:paraId="2DC73303" w14:textId="77777777">
            <w:pPr>
              <w:contextualSpacing/>
              <w:jc w:val="center"/>
              <w:rPr>
                <w:rFonts w:ascii="Arial" w:hAnsi="Arial" w:cs="Arial"/>
                <w:b/>
                <w:bCs/>
              </w:rPr>
            </w:pPr>
          </w:p>
        </w:tc>
        <w:tc>
          <w:tcPr>
            <w:tcW w:w="1800" w:type="dxa"/>
            <w:vAlign w:val="center"/>
          </w:tcPr>
          <w:p w:rsidRPr="00E42719" w:rsidR="00A0716D" w:rsidP="00D52B13" w:rsidRDefault="00A0716D" w14:paraId="4DFCCED5" w14:textId="1B63D5D5">
            <w:pPr>
              <w:contextualSpacing/>
              <w:jc w:val="center"/>
              <w:rPr>
                <w:rFonts w:ascii="Arial" w:hAnsi="Arial" w:cs="Arial"/>
                <w:b/>
                <w:bCs/>
              </w:rPr>
            </w:pPr>
            <w:r w:rsidRPr="00E42719">
              <w:rPr>
                <w:rFonts w:ascii="Arial" w:hAnsi="Arial" w:cs="Arial"/>
              </w:rPr>
              <w:t>Unable to take oral meds</w:t>
            </w:r>
          </w:p>
        </w:tc>
        <w:tc>
          <w:tcPr>
            <w:tcW w:w="2520" w:type="dxa"/>
            <w:vAlign w:val="center"/>
          </w:tcPr>
          <w:p w:rsidRPr="00A0716D" w:rsidR="00A0716D" w:rsidP="00D52B13" w:rsidRDefault="00A0716D" w14:paraId="1A344249" w14:textId="77777777">
            <w:pPr>
              <w:contextualSpacing/>
              <w:jc w:val="center"/>
              <w:rPr>
                <w:rFonts w:ascii="Arial" w:hAnsi="Arial" w:cs="Arial"/>
              </w:rPr>
            </w:pPr>
            <w:r w:rsidRPr="00A0716D">
              <w:rPr>
                <w:rFonts w:ascii="Arial" w:hAnsi="Arial" w:cs="Arial"/>
              </w:rPr>
              <w:t xml:space="preserve">Cefazolin </w:t>
            </w:r>
          </w:p>
          <w:p w:rsidRPr="00A0716D" w:rsidR="00A0716D" w:rsidP="00D52B13" w:rsidRDefault="00A0716D" w14:paraId="61DF9753" w14:textId="77777777">
            <w:pPr>
              <w:contextualSpacing/>
              <w:jc w:val="center"/>
              <w:rPr>
                <w:rFonts w:ascii="Arial" w:hAnsi="Arial" w:cs="Arial"/>
              </w:rPr>
            </w:pPr>
            <w:r w:rsidRPr="00A0716D">
              <w:rPr>
                <w:rFonts w:ascii="Arial" w:hAnsi="Arial" w:cs="Arial"/>
              </w:rPr>
              <w:t>Or</w:t>
            </w:r>
          </w:p>
          <w:p w:rsidRPr="00A0716D" w:rsidR="00A0716D" w:rsidP="00D52B13" w:rsidRDefault="00A0716D" w14:paraId="7697ABED" w14:textId="59BD3CD1">
            <w:pPr>
              <w:contextualSpacing/>
              <w:jc w:val="center"/>
              <w:rPr>
                <w:rFonts w:ascii="Arial" w:hAnsi="Arial" w:cs="Arial"/>
              </w:rPr>
            </w:pPr>
            <w:r w:rsidRPr="00A0716D">
              <w:rPr>
                <w:rFonts w:ascii="Arial" w:hAnsi="Arial" w:cs="Arial"/>
              </w:rPr>
              <w:t>Ceftriaxone</w:t>
            </w:r>
          </w:p>
        </w:tc>
        <w:tc>
          <w:tcPr>
            <w:tcW w:w="2520" w:type="dxa"/>
            <w:gridSpan w:val="2"/>
            <w:vAlign w:val="center"/>
          </w:tcPr>
          <w:p w:rsidRPr="00A0716D" w:rsidR="00A0716D" w:rsidP="00D52B13" w:rsidRDefault="00A0716D" w14:paraId="56940189" w14:textId="665E58CA">
            <w:pPr>
              <w:contextualSpacing/>
              <w:jc w:val="center"/>
              <w:rPr>
                <w:rFonts w:ascii="Arial" w:hAnsi="Arial" w:cs="Arial"/>
              </w:rPr>
            </w:pPr>
            <w:r w:rsidRPr="00A0716D">
              <w:rPr>
                <w:rFonts w:ascii="Arial" w:hAnsi="Arial" w:cs="Arial"/>
              </w:rPr>
              <w:t xml:space="preserve">See </w:t>
            </w:r>
            <w:r>
              <w:rPr>
                <w:rFonts w:ascii="Arial" w:hAnsi="Arial" w:cs="Arial"/>
              </w:rPr>
              <w:t xml:space="preserve">IV </w:t>
            </w:r>
            <w:r w:rsidRPr="00A0716D">
              <w:rPr>
                <w:rFonts w:ascii="Arial" w:hAnsi="Arial" w:cs="Arial"/>
              </w:rPr>
              <w:t>dosing table below</w:t>
            </w:r>
          </w:p>
        </w:tc>
      </w:tr>
    </w:tbl>
    <w:p w:rsidR="00E42719" w:rsidP="00473E5D" w:rsidRDefault="00E42719" w14:paraId="671423D3" w14:textId="77777777">
      <w:pPr>
        <w:contextualSpacing/>
        <w:rPr>
          <w:rFonts w:ascii="Arial" w:hAnsi="Arial" w:cs="Arial"/>
          <w:b/>
          <w:bCs/>
          <w:sz w:val="28"/>
          <w:szCs w:val="28"/>
        </w:rPr>
      </w:pPr>
    </w:p>
    <w:p w:rsidR="00A331FB" w:rsidP="00473E5D" w:rsidRDefault="00A331FB" w14:paraId="59DFCE72" w14:textId="77777777">
      <w:pPr>
        <w:contextualSpacing/>
        <w:rPr>
          <w:rFonts w:ascii="Arial" w:hAnsi="Arial" w:cs="Arial"/>
          <w:b/>
          <w:bCs/>
          <w:sz w:val="28"/>
          <w:szCs w:val="28"/>
        </w:rPr>
      </w:pPr>
    </w:p>
    <w:p w:rsidR="00A331FB" w:rsidP="00473E5D" w:rsidRDefault="00A331FB" w14:paraId="68978E3C" w14:textId="77777777">
      <w:pPr>
        <w:contextualSpacing/>
        <w:rPr>
          <w:rFonts w:ascii="Arial" w:hAnsi="Arial" w:cs="Arial"/>
          <w:b/>
          <w:bCs/>
          <w:sz w:val="28"/>
          <w:szCs w:val="28"/>
        </w:rPr>
      </w:pPr>
    </w:p>
    <w:p w:rsidR="00A331FB" w:rsidP="00473E5D" w:rsidRDefault="00A331FB" w14:paraId="2739FC36" w14:textId="77777777">
      <w:pPr>
        <w:contextualSpacing/>
        <w:rPr>
          <w:rFonts w:ascii="Arial" w:hAnsi="Arial" w:cs="Arial"/>
          <w:b/>
          <w:bCs/>
          <w:sz w:val="28"/>
          <w:szCs w:val="28"/>
        </w:rPr>
      </w:pPr>
    </w:p>
    <w:p w:rsidR="00A331FB" w:rsidP="00473E5D" w:rsidRDefault="00A331FB" w14:paraId="2D12C32D" w14:textId="77777777">
      <w:pPr>
        <w:contextualSpacing/>
        <w:rPr>
          <w:rFonts w:ascii="Arial" w:hAnsi="Arial" w:cs="Arial"/>
          <w:b/>
          <w:bCs/>
          <w:sz w:val="28"/>
          <w:szCs w:val="28"/>
        </w:rPr>
      </w:pPr>
    </w:p>
    <w:p w:rsidR="00A331FB" w:rsidP="00473E5D" w:rsidRDefault="00A331FB" w14:paraId="1468D6A1" w14:textId="77777777">
      <w:pPr>
        <w:contextualSpacing/>
        <w:rPr>
          <w:rFonts w:ascii="Arial" w:hAnsi="Arial" w:cs="Arial"/>
          <w:b/>
          <w:bCs/>
          <w:sz w:val="28"/>
          <w:szCs w:val="28"/>
        </w:rPr>
      </w:pPr>
    </w:p>
    <w:p w:rsidR="00A331FB" w:rsidP="00473E5D" w:rsidRDefault="00A331FB" w14:paraId="0799A6BB" w14:textId="77777777">
      <w:pPr>
        <w:contextualSpacing/>
        <w:rPr>
          <w:rFonts w:ascii="Arial" w:hAnsi="Arial" w:cs="Arial"/>
          <w:b/>
          <w:bCs/>
          <w:sz w:val="28"/>
          <w:szCs w:val="28"/>
        </w:rPr>
      </w:pPr>
    </w:p>
    <w:p w:rsidR="00F17CF4" w:rsidP="00473E5D" w:rsidRDefault="00F17CF4" w14:paraId="715053ED" w14:textId="77777777">
      <w:pPr>
        <w:contextualSpacing/>
        <w:rPr>
          <w:rFonts w:ascii="Arial" w:hAnsi="Arial" w:cs="Arial"/>
          <w:b/>
          <w:bCs/>
          <w:sz w:val="28"/>
          <w:szCs w:val="28"/>
        </w:rPr>
      </w:pPr>
    </w:p>
    <w:p w:rsidR="00F17CF4" w:rsidP="00473E5D" w:rsidRDefault="00F17CF4" w14:paraId="5D027042" w14:textId="77777777">
      <w:pPr>
        <w:contextualSpacing/>
        <w:rPr>
          <w:rFonts w:ascii="Arial" w:hAnsi="Arial" w:cs="Arial"/>
          <w:b/>
          <w:bCs/>
          <w:sz w:val="28"/>
          <w:szCs w:val="28"/>
        </w:rPr>
      </w:pPr>
    </w:p>
    <w:p w:rsidR="00E42719" w:rsidP="00473E5D" w:rsidRDefault="00B84F65" w14:paraId="7DFFE378" w14:textId="31B08C48">
      <w:pPr>
        <w:contextualSpacing/>
        <w:rPr>
          <w:rFonts w:ascii="Arial" w:hAnsi="Arial" w:cs="Arial"/>
          <w:b/>
          <w:bCs/>
          <w:sz w:val="28"/>
          <w:szCs w:val="28"/>
        </w:rPr>
      </w:pPr>
      <w:r>
        <w:rPr>
          <w:rFonts w:ascii="Arial" w:hAnsi="Arial" w:cs="Arial"/>
          <w:b/>
          <w:bCs/>
          <w:sz w:val="28"/>
          <w:szCs w:val="28"/>
        </w:rPr>
        <w:t>Beta Lactam Allergy Alternatives</w:t>
      </w:r>
    </w:p>
    <w:p w:rsidRPr="00D52B13" w:rsidR="00B84F65" w:rsidP="00B84F65" w:rsidRDefault="00B84F65" w14:paraId="17FFEA81" w14:textId="47D4E1E0">
      <w:pPr>
        <w:contextualSpacing/>
        <w:rPr>
          <w:rFonts w:ascii="Arial" w:hAnsi="Arial" w:cs="Arial"/>
          <w:b/>
          <w:bCs/>
          <w:color w:val="00B050"/>
        </w:rPr>
      </w:pPr>
      <w:r w:rsidRPr="00D52B13">
        <w:rPr>
          <w:rFonts w:ascii="Arial" w:hAnsi="Arial" w:cs="Arial"/>
          <w:b/>
          <w:bCs/>
          <w:color w:val="00B050"/>
        </w:rPr>
        <w:t>Note: Cefazolin is safe to give to patients with any severity of penicillin allergy!</w:t>
      </w:r>
    </w:p>
    <w:tbl>
      <w:tblPr>
        <w:tblStyle w:val="TableGrid"/>
        <w:tblW w:w="9895" w:type="dxa"/>
        <w:tblLook w:val="04A0" w:firstRow="1" w:lastRow="0" w:firstColumn="1" w:lastColumn="0" w:noHBand="0" w:noVBand="1"/>
      </w:tblPr>
      <w:tblGrid>
        <w:gridCol w:w="2350"/>
        <w:gridCol w:w="1591"/>
        <w:gridCol w:w="1606"/>
        <w:gridCol w:w="2188"/>
        <w:gridCol w:w="2160"/>
      </w:tblGrid>
      <w:tr w:rsidRPr="00D52B13" w:rsidR="00B84F65" w:rsidTr="00D52B13" w14:paraId="088F7B20" w14:textId="77777777">
        <w:tc>
          <w:tcPr>
            <w:tcW w:w="2350" w:type="dxa"/>
            <w:vMerge w:val="restart"/>
          </w:tcPr>
          <w:p w:rsidRPr="00D52B13" w:rsidR="00B84F65" w:rsidP="00BC24F5" w:rsidRDefault="00B84F65" w14:paraId="4FD40C70" w14:textId="77777777">
            <w:pPr>
              <w:rPr>
                <w:rFonts w:ascii="Arial" w:hAnsi="Arial" w:cs="Arial"/>
                <w:sz w:val="20"/>
                <w:szCs w:val="20"/>
              </w:rPr>
            </w:pPr>
          </w:p>
        </w:tc>
        <w:tc>
          <w:tcPr>
            <w:tcW w:w="7545" w:type="dxa"/>
            <w:gridSpan w:val="4"/>
          </w:tcPr>
          <w:p w:rsidRPr="00D52B13" w:rsidR="00B84F65" w:rsidP="00BC24F5" w:rsidRDefault="00B84F65" w14:paraId="14EDF9A9" w14:textId="77777777">
            <w:pPr>
              <w:jc w:val="center"/>
              <w:rPr>
                <w:rFonts w:ascii="Arial" w:hAnsi="Arial" w:cs="Arial"/>
                <w:b/>
                <w:bCs/>
                <w:sz w:val="20"/>
                <w:szCs w:val="20"/>
              </w:rPr>
            </w:pPr>
            <w:r w:rsidRPr="00D52B13">
              <w:rPr>
                <w:rFonts w:ascii="Arial" w:hAnsi="Arial" w:cs="Arial"/>
                <w:b/>
                <w:bCs/>
                <w:sz w:val="20"/>
                <w:szCs w:val="20"/>
              </w:rPr>
              <w:t>Index Allergic reaction</w:t>
            </w:r>
          </w:p>
        </w:tc>
      </w:tr>
      <w:tr w:rsidRPr="00D52B13" w:rsidR="00B84F65" w:rsidTr="00D52B13" w14:paraId="3313A343" w14:textId="77777777">
        <w:tc>
          <w:tcPr>
            <w:tcW w:w="2350" w:type="dxa"/>
            <w:vMerge/>
          </w:tcPr>
          <w:p w:rsidRPr="00D52B13" w:rsidR="00B84F65" w:rsidP="00BC24F5" w:rsidRDefault="00B84F65" w14:paraId="03732CFB" w14:textId="77777777">
            <w:pPr>
              <w:rPr>
                <w:rFonts w:ascii="Arial" w:hAnsi="Arial" w:cs="Arial"/>
                <w:sz w:val="20"/>
                <w:szCs w:val="20"/>
              </w:rPr>
            </w:pPr>
          </w:p>
        </w:tc>
        <w:tc>
          <w:tcPr>
            <w:tcW w:w="3197" w:type="dxa"/>
            <w:gridSpan w:val="2"/>
          </w:tcPr>
          <w:p w:rsidRPr="00D52B13" w:rsidR="00B84F65" w:rsidP="00BC24F5" w:rsidRDefault="00B84F65" w14:paraId="74914F0E" w14:textId="77777777">
            <w:pPr>
              <w:rPr>
                <w:rFonts w:ascii="Arial" w:hAnsi="Arial" w:cs="Arial"/>
                <w:sz w:val="20"/>
                <w:szCs w:val="20"/>
              </w:rPr>
            </w:pPr>
            <w:r w:rsidRPr="00D52B13">
              <w:rPr>
                <w:rFonts w:ascii="Arial" w:hAnsi="Arial" w:cs="Arial"/>
                <w:sz w:val="20"/>
                <w:szCs w:val="20"/>
              </w:rPr>
              <w:t>All non-severe drug reactions (includes swelling, hives, gastrointestinal symptoms, serum sickness like reactions)</w:t>
            </w:r>
          </w:p>
        </w:tc>
        <w:tc>
          <w:tcPr>
            <w:tcW w:w="4348" w:type="dxa"/>
            <w:gridSpan w:val="2"/>
          </w:tcPr>
          <w:p w:rsidRPr="00D52B13" w:rsidR="00B84F65" w:rsidP="00BC24F5" w:rsidRDefault="00B84F65" w14:paraId="0592BCEF" w14:textId="77777777">
            <w:pPr>
              <w:rPr>
                <w:rFonts w:ascii="Arial" w:hAnsi="Arial" w:cs="Arial"/>
                <w:sz w:val="20"/>
                <w:szCs w:val="20"/>
              </w:rPr>
            </w:pPr>
            <w:r w:rsidRPr="00D52B13">
              <w:rPr>
                <w:rFonts w:ascii="Arial" w:hAnsi="Arial" w:cs="Arial"/>
                <w:sz w:val="20"/>
                <w:szCs w:val="20"/>
              </w:rPr>
              <w:t>Severe drug reactions:</w:t>
            </w:r>
          </w:p>
          <w:p w:rsidRPr="00D52B13" w:rsidR="00B84F65" w:rsidP="00BC24F5" w:rsidRDefault="00B84F65" w14:paraId="6966BF37" w14:textId="77777777">
            <w:pPr>
              <w:rPr>
                <w:rFonts w:ascii="Arial" w:hAnsi="Arial" w:cs="Arial"/>
                <w:sz w:val="20"/>
                <w:szCs w:val="20"/>
              </w:rPr>
            </w:pPr>
            <w:r w:rsidRPr="00D52B13">
              <w:rPr>
                <w:rFonts w:ascii="Arial" w:hAnsi="Arial" w:cs="Arial"/>
                <w:sz w:val="20"/>
                <w:szCs w:val="20"/>
              </w:rPr>
              <w:t xml:space="preserve">Anaphylaxis, Drug induced liver injury, </w:t>
            </w:r>
          </w:p>
          <w:p w:rsidRPr="00D52B13" w:rsidR="00B84F65" w:rsidP="00BC24F5" w:rsidRDefault="00B84F65" w14:paraId="25C28922" w14:textId="7D696479">
            <w:pPr>
              <w:rPr>
                <w:rFonts w:ascii="Arial" w:hAnsi="Arial" w:cs="Arial"/>
                <w:sz w:val="20"/>
                <w:szCs w:val="20"/>
              </w:rPr>
            </w:pPr>
            <w:r w:rsidRPr="00D52B13">
              <w:rPr>
                <w:rFonts w:ascii="Arial" w:hAnsi="Arial" w:cs="Arial"/>
                <w:sz w:val="20"/>
                <w:szCs w:val="20"/>
              </w:rPr>
              <w:t>Severe cutaneous adverse reaction (SCAR; DRESS, Stevens-Johnson, toxic epidermal necrosis)</w:t>
            </w:r>
          </w:p>
        </w:tc>
      </w:tr>
      <w:tr w:rsidRPr="00D52B13" w:rsidR="00B84F65" w:rsidTr="00D52B13" w14:paraId="027D12F3" w14:textId="77777777">
        <w:tc>
          <w:tcPr>
            <w:tcW w:w="2350" w:type="dxa"/>
          </w:tcPr>
          <w:p w:rsidRPr="00D52B13" w:rsidR="00B84F65" w:rsidP="00BC24F5" w:rsidRDefault="007E783D" w14:paraId="136B06E0" w14:textId="4609EF2E">
            <w:pPr>
              <w:rPr>
                <w:rFonts w:ascii="Arial" w:hAnsi="Arial" w:cs="Arial"/>
                <w:b/>
                <w:bCs/>
                <w:sz w:val="20"/>
                <w:szCs w:val="20"/>
              </w:rPr>
            </w:pPr>
            <w:r w:rsidRPr="00D52B13">
              <w:rPr>
                <w:rFonts w:ascii="Arial" w:hAnsi="Arial" w:cs="Arial"/>
                <w:b/>
                <w:bCs/>
                <w:sz w:val="20"/>
                <w:szCs w:val="20"/>
              </w:rPr>
              <w:t>Allergy to this medication</w:t>
            </w:r>
            <w:r w:rsidRPr="00D52B13" w:rsidR="00B84F65">
              <w:rPr>
                <w:rFonts w:ascii="Arial" w:hAnsi="Arial" w:cs="Arial"/>
                <w:b/>
                <w:bCs/>
                <w:sz w:val="20"/>
                <w:szCs w:val="20"/>
              </w:rPr>
              <w:t xml:space="preserve">: </w:t>
            </w:r>
          </w:p>
        </w:tc>
        <w:tc>
          <w:tcPr>
            <w:tcW w:w="1591" w:type="dxa"/>
          </w:tcPr>
          <w:p w:rsidRPr="00D52B13" w:rsidR="00B84F65" w:rsidP="00BC24F5" w:rsidRDefault="00B84F65" w14:paraId="0BF3886F" w14:textId="77777777">
            <w:pPr>
              <w:jc w:val="center"/>
              <w:rPr>
                <w:rFonts w:ascii="Arial" w:hAnsi="Arial" w:cs="Arial"/>
                <w:b/>
                <w:bCs/>
                <w:sz w:val="20"/>
                <w:szCs w:val="20"/>
              </w:rPr>
            </w:pPr>
            <w:r w:rsidRPr="00D52B13">
              <w:rPr>
                <w:rFonts w:ascii="Arial" w:hAnsi="Arial" w:cs="Arial"/>
                <w:b/>
                <w:bCs/>
                <w:sz w:val="20"/>
                <w:szCs w:val="20"/>
              </w:rPr>
              <w:t>Okay to use</w:t>
            </w:r>
          </w:p>
        </w:tc>
        <w:tc>
          <w:tcPr>
            <w:tcW w:w="1606" w:type="dxa"/>
          </w:tcPr>
          <w:p w:rsidRPr="00D52B13" w:rsidR="00B84F65" w:rsidP="00BC24F5" w:rsidRDefault="00B84F65" w14:paraId="18C5C1A0" w14:textId="77777777">
            <w:pPr>
              <w:jc w:val="center"/>
              <w:rPr>
                <w:rFonts w:ascii="Arial" w:hAnsi="Arial" w:cs="Arial"/>
                <w:b/>
                <w:bCs/>
                <w:sz w:val="20"/>
                <w:szCs w:val="20"/>
              </w:rPr>
            </w:pPr>
            <w:r w:rsidRPr="00D52B13">
              <w:rPr>
                <w:rFonts w:ascii="Arial" w:hAnsi="Arial" w:cs="Arial"/>
                <w:b/>
                <w:bCs/>
                <w:sz w:val="20"/>
                <w:szCs w:val="20"/>
              </w:rPr>
              <w:t>Avoid*</w:t>
            </w:r>
          </w:p>
        </w:tc>
        <w:tc>
          <w:tcPr>
            <w:tcW w:w="2188" w:type="dxa"/>
          </w:tcPr>
          <w:p w:rsidRPr="00D52B13" w:rsidR="00B84F65" w:rsidP="00BC24F5" w:rsidRDefault="00B84F65" w14:paraId="75A1CC8C" w14:textId="77777777">
            <w:pPr>
              <w:jc w:val="center"/>
              <w:rPr>
                <w:rFonts w:ascii="Arial" w:hAnsi="Arial" w:cs="Arial"/>
                <w:b/>
                <w:bCs/>
                <w:sz w:val="20"/>
                <w:szCs w:val="20"/>
              </w:rPr>
            </w:pPr>
            <w:r w:rsidRPr="00D52B13">
              <w:rPr>
                <w:rFonts w:ascii="Arial" w:hAnsi="Arial" w:cs="Arial"/>
                <w:b/>
                <w:bCs/>
                <w:sz w:val="20"/>
                <w:szCs w:val="20"/>
              </w:rPr>
              <w:t>Okay to use</w:t>
            </w:r>
          </w:p>
        </w:tc>
        <w:tc>
          <w:tcPr>
            <w:tcW w:w="2160" w:type="dxa"/>
          </w:tcPr>
          <w:p w:rsidRPr="00D52B13" w:rsidR="00B84F65" w:rsidP="00BC24F5" w:rsidRDefault="00B84F65" w14:paraId="5B310441" w14:textId="77777777">
            <w:pPr>
              <w:jc w:val="center"/>
              <w:rPr>
                <w:rFonts w:ascii="Arial" w:hAnsi="Arial" w:cs="Arial"/>
                <w:b/>
                <w:bCs/>
                <w:sz w:val="20"/>
                <w:szCs w:val="20"/>
              </w:rPr>
            </w:pPr>
            <w:r w:rsidRPr="00D52B13">
              <w:rPr>
                <w:rFonts w:ascii="Arial" w:hAnsi="Arial" w:cs="Arial"/>
                <w:b/>
                <w:bCs/>
                <w:sz w:val="20"/>
                <w:szCs w:val="20"/>
              </w:rPr>
              <w:t>Avoid*</w:t>
            </w:r>
          </w:p>
        </w:tc>
      </w:tr>
      <w:tr w:rsidRPr="00D52B13" w:rsidR="00B84F65" w:rsidTr="00D52B13" w14:paraId="5D810E28" w14:textId="77777777">
        <w:tc>
          <w:tcPr>
            <w:tcW w:w="2350" w:type="dxa"/>
          </w:tcPr>
          <w:p w:rsidRPr="00D52B13" w:rsidR="00B84F65" w:rsidP="00BC24F5" w:rsidRDefault="00B84F65" w14:paraId="134CA5E2" w14:textId="77777777">
            <w:pPr>
              <w:rPr>
                <w:rFonts w:ascii="Arial" w:hAnsi="Arial" w:cs="Arial"/>
                <w:sz w:val="20"/>
                <w:szCs w:val="20"/>
              </w:rPr>
            </w:pPr>
            <w:r w:rsidRPr="00D52B13">
              <w:rPr>
                <w:rFonts w:ascii="Arial" w:hAnsi="Arial" w:cs="Arial"/>
                <w:sz w:val="20"/>
                <w:szCs w:val="20"/>
              </w:rPr>
              <w:t>Cefazolin (Ancef)</w:t>
            </w:r>
          </w:p>
        </w:tc>
        <w:tc>
          <w:tcPr>
            <w:tcW w:w="1591" w:type="dxa"/>
          </w:tcPr>
          <w:p w:rsidRPr="00D52B13" w:rsidR="00B84F65" w:rsidP="00BC24F5" w:rsidRDefault="00B84F65" w14:paraId="7E848C04" w14:textId="77777777">
            <w:pPr>
              <w:jc w:val="center"/>
              <w:rPr>
                <w:rFonts w:ascii="Arial" w:hAnsi="Arial" w:cs="Arial"/>
                <w:sz w:val="20"/>
                <w:szCs w:val="20"/>
              </w:rPr>
            </w:pPr>
            <w:r w:rsidRPr="00D52B13">
              <w:rPr>
                <w:rFonts w:ascii="Arial" w:hAnsi="Arial" w:cs="Arial"/>
                <w:sz w:val="20"/>
                <w:szCs w:val="20"/>
              </w:rPr>
              <w:t>Any other cephalosporin</w:t>
            </w:r>
          </w:p>
        </w:tc>
        <w:tc>
          <w:tcPr>
            <w:tcW w:w="1606" w:type="dxa"/>
          </w:tcPr>
          <w:p w:rsidRPr="00D52B13" w:rsidR="00B84F65" w:rsidP="00BC24F5" w:rsidRDefault="00B84F65" w14:paraId="3DFC8025" w14:textId="77777777">
            <w:pPr>
              <w:jc w:val="center"/>
              <w:rPr>
                <w:rFonts w:ascii="Arial" w:hAnsi="Arial" w:cs="Arial"/>
                <w:sz w:val="20"/>
                <w:szCs w:val="20"/>
              </w:rPr>
            </w:pPr>
            <w:r w:rsidRPr="00D52B13">
              <w:rPr>
                <w:rFonts w:ascii="Arial" w:hAnsi="Arial" w:cs="Arial"/>
                <w:sz w:val="20"/>
                <w:szCs w:val="20"/>
              </w:rPr>
              <w:t>Cefazolin</w:t>
            </w:r>
          </w:p>
        </w:tc>
        <w:tc>
          <w:tcPr>
            <w:tcW w:w="2188" w:type="dxa"/>
          </w:tcPr>
          <w:p w:rsidRPr="00D52B13" w:rsidR="00B84F65" w:rsidP="00BC24F5" w:rsidRDefault="00B84F65" w14:paraId="1ACCEDAD" w14:textId="77777777">
            <w:pPr>
              <w:jc w:val="center"/>
              <w:rPr>
                <w:rFonts w:ascii="Arial" w:hAnsi="Arial" w:cs="Arial"/>
                <w:sz w:val="20"/>
                <w:szCs w:val="20"/>
              </w:rPr>
            </w:pPr>
            <w:r w:rsidRPr="00D52B13">
              <w:rPr>
                <w:rFonts w:ascii="Arial" w:hAnsi="Arial" w:cs="Arial"/>
                <w:sz w:val="20"/>
                <w:szCs w:val="20"/>
              </w:rPr>
              <w:t>All penicillins are safe</w:t>
            </w:r>
          </w:p>
        </w:tc>
        <w:tc>
          <w:tcPr>
            <w:tcW w:w="2160" w:type="dxa"/>
          </w:tcPr>
          <w:p w:rsidRPr="00D52B13" w:rsidR="00B84F65" w:rsidP="00BC24F5" w:rsidRDefault="00B84F65" w14:paraId="42C6BE58" w14:textId="77777777">
            <w:pPr>
              <w:jc w:val="center"/>
              <w:rPr>
                <w:rFonts w:ascii="Arial" w:hAnsi="Arial" w:cs="Arial"/>
                <w:sz w:val="20"/>
                <w:szCs w:val="20"/>
              </w:rPr>
            </w:pPr>
            <w:r w:rsidRPr="00D52B13">
              <w:rPr>
                <w:rFonts w:ascii="Arial" w:hAnsi="Arial" w:cs="Arial"/>
                <w:sz w:val="20"/>
                <w:szCs w:val="20"/>
              </w:rPr>
              <w:t>Avoid all cephalosporins*</w:t>
            </w:r>
          </w:p>
        </w:tc>
      </w:tr>
      <w:tr w:rsidRPr="00D52B13" w:rsidR="00B84F65" w:rsidTr="00D52B13" w14:paraId="1CD3EE43" w14:textId="77777777">
        <w:tc>
          <w:tcPr>
            <w:tcW w:w="2350" w:type="dxa"/>
          </w:tcPr>
          <w:p w:rsidRPr="00D52B13" w:rsidR="00B84F65" w:rsidP="00BC24F5" w:rsidRDefault="00B84F65" w14:paraId="3B090CB8" w14:textId="77777777">
            <w:pPr>
              <w:rPr>
                <w:rFonts w:ascii="Arial" w:hAnsi="Arial" w:cs="Arial"/>
                <w:sz w:val="20"/>
                <w:szCs w:val="20"/>
              </w:rPr>
            </w:pPr>
            <w:r w:rsidRPr="00D52B13">
              <w:rPr>
                <w:rFonts w:ascii="Arial" w:hAnsi="Arial" w:cs="Arial"/>
                <w:sz w:val="20"/>
                <w:szCs w:val="20"/>
              </w:rPr>
              <w:t>Group 1:</w:t>
            </w:r>
          </w:p>
          <w:p w:rsidRPr="00D52B13" w:rsidR="00B84F65" w:rsidP="00BC24F5" w:rsidRDefault="00B84F65" w14:paraId="6539AFCE" w14:textId="77777777">
            <w:pPr>
              <w:rPr>
                <w:rFonts w:ascii="Arial" w:hAnsi="Arial" w:cs="Arial"/>
                <w:sz w:val="20"/>
                <w:szCs w:val="20"/>
              </w:rPr>
            </w:pPr>
            <w:r w:rsidRPr="00D52B13">
              <w:rPr>
                <w:rFonts w:ascii="Arial" w:hAnsi="Arial" w:cs="Arial"/>
                <w:sz w:val="20"/>
                <w:szCs w:val="20"/>
              </w:rPr>
              <w:t>Cefdinir (Omnicef)</w:t>
            </w:r>
          </w:p>
          <w:p w:rsidRPr="00D52B13" w:rsidR="00B84F65" w:rsidP="00BC24F5" w:rsidRDefault="00B84F65" w14:paraId="711A5E2E" w14:textId="77777777">
            <w:pPr>
              <w:rPr>
                <w:rFonts w:ascii="Arial" w:hAnsi="Arial" w:cs="Arial"/>
                <w:sz w:val="20"/>
                <w:szCs w:val="20"/>
              </w:rPr>
            </w:pPr>
            <w:r w:rsidRPr="00D52B13">
              <w:rPr>
                <w:rFonts w:ascii="Arial" w:hAnsi="Arial" w:cs="Arial"/>
                <w:sz w:val="20"/>
                <w:szCs w:val="20"/>
              </w:rPr>
              <w:t>Cefixime (Suprax)</w:t>
            </w:r>
          </w:p>
        </w:tc>
        <w:tc>
          <w:tcPr>
            <w:tcW w:w="1591" w:type="dxa"/>
          </w:tcPr>
          <w:p w:rsidRPr="00D52B13" w:rsidR="00B84F65" w:rsidP="00BC24F5" w:rsidRDefault="00B84F65" w14:paraId="1B9BFD94" w14:textId="77777777">
            <w:pPr>
              <w:jc w:val="center"/>
              <w:rPr>
                <w:rFonts w:ascii="Arial" w:hAnsi="Arial" w:cs="Arial"/>
                <w:sz w:val="20"/>
                <w:szCs w:val="20"/>
              </w:rPr>
            </w:pPr>
            <w:r w:rsidRPr="00D52B13">
              <w:rPr>
                <w:rFonts w:ascii="Arial" w:hAnsi="Arial" w:cs="Arial"/>
                <w:sz w:val="20"/>
                <w:szCs w:val="20"/>
              </w:rPr>
              <w:t>Any other cephalosporin from a different group</w:t>
            </w:r>
          </w:p>
        </w:tc>
        <w:tc>
          <w:tcPr>
            <w:tcW w:w="1606" w:type="dxa"/>
          </w:tcPr>
          <w:p w:rsidRPr="00D52B13" w:rsidR="00B84F65" w:rsidP="00BC24F5" w:rsidRDefault="00B84F65" w14:paraId="4A5BDBC6" w14:textId="77777777">
            <w:pPr>
              <w:jc w:val="center"/>
              <w:rPr>
                <w:rFonts w:ascii="Arial" w:hAnsi="Arial" w:cs="Arial"/>
                <w:sz w:val="20"/>
                <w:szCs w:val="20"/>
              </w:rPr>
            </w:pPr>
            <w:r w:rsidRPr="00D52B13">
              <w:rPr>
                <w:rFonts w:ascii="Arial" w:hAnsi="Arial" w:cs="Arial"/>
                <w:sz w:val="20"/>
                <w:szCs w:val="20"/>
              </w:rPr>
              <w:t>Group 1*</w:t>
            </w:r>
          </w:p>
        </w:tc>
        <w:tc>
          <w:tcPr>
            <w:tcW w:w="2188" w:type="dxa"/>
          </w:tcPr>
          <w:p w:rsidRPr="00D52B13" w:rsidR="00B84F65" w:rsidP="00BC24F5" w:rsidRDefault="00B84F65" w14:paraId="410B1FEF" w14:textId="77777777">
            <w:pPr>
              <w:jc w:val="center"/>
              <w:rPr>
                <w:rFonts w:ascii="Arial" w:hAnsi="Arial" w:cs="Arial"/>
                <w:sz w:val="20"/>
                <w:szCs w:val="20"/>
              </w:rPr>
            </w:pPr>
            <w:r w:rsidRPr="00D52B13">
              <w:rPr>
                <w:rFonts w:ascii="Arial" w:hAnsi="Arial" w:cs="Arial"/>
                <w:sz w:val="20"/>
                <w:szCs w:val="20"/>
              </w:rPr>
              <w:t>All penicillins are safe</w:t>
            </w:r>
          </w:p>
        </w:tc>
        <w:tc>
          <w:tcPr>
            <w:tcW w:w="2160" w:type="dxa"/>
          </w:tcPr>
          <w:p w:rsidRPr="00D52B13" w:rsidR="00B84F65" w:rsidP="00BC24F5" w:rsidRDefault="00B84F65" w14:paraId="62D4E7F8" w14:textId="77777777">
            <w:pPr>
              <w:jc w:val="center"/>
              <w:rPr>
                <w:rFonts w:ascii="Arial" w:hAnsi="Arial" w:cs="Arial"/>
                <w:sz w:val="20"/>
                <w:szCs w:val="20"/>
              </w:rPr>
            </w:pPr>
            <w:r w:rsidRPr="00D52B13">
              <w:rPr>
                <w:rFonts w:ascii="Arial" w:hAnsi="Arial" w:cs="Arial"/>
                <w:sz w:val="20"/>
                <w:szCs w:val="20"/>
              </w:rPr>
              <w:t>Avoid all cephalosporins*</w:t>
            </w:r>
          </w:p>
        </w:tc>
      </w:tr>
      <w:tr w:rsidRPr="00D52B13" w:rsidR="00B84F65" w:rsidTr="00D52B13" w14:paraId="4CD7BD06" w14:textId="77777777">
        <w:tc>
          <w:tcPr>
            <w:tcW w:w="2350" w:type="dxa"/>
          </w:tcPr>
          <w:p w:rsidRPr="00D52B13" w:rsidR="00B84F65" w:rsidP="00BC24F5" w:rsidRDefault="00B84F65" w14:paraId="096839AA" w14:textId="77777777">
            <w:pPr>
              <w:rPr>
                <w:rFonts w:ascii="Arial" w:hAnsi="Arial" w:cs="Arial"/>
                <w:b/>
                <w:bCs/>
                <w:sz w:val="20"/>
                <w:szCs w:val="20"/>
              </w:rPr>
            </w:pPr>
            <w:r w:rsidRPr="00D52B13">
              <w:rPr>
                <w:rFonts w:ascii="Arial" w:hAnsi="Arial" w:cs="Arial"/>
                <w:b/>
                <w:bCs/>
                <w:sz w:val="20"/>
                <w:szCs w:val="20"/>
              </w:rPr>
              <w:t>Group 2:</w:t>
            </w:r>
          </w:p>
          <w:p w:rsidRPr="00D52B13" w:rsidR="00B84F65" w:rsidP="00BC24F5" w:rsidRDefault="00B84F65" w14:paraId="7E78E082" w14:textId="77777777">
            <w:pPr>
              <w:rPr>
                <w:rFonts w:ascii="Arial" w:hAnsi="Arial" w:cs="Arial"/>
                <w:b/>
                <w:bCs/>
                <w:sz w:val="20"/>
                <w:szCs w:val="20"/>
              </w:rPr>
            </w:pPr>
            <w:r w:rsidRPr="00D52B13">
              <w:rPr>
                <w:rFonts w:ascii="Arial" w:hAnsi="Arial" w:cs="Arial"/>
                <w:b/>
                <w:bCs/>
                <w:sz w:val="20"/>
                <w:szCs w:val="20"/>
              </w:rPr>
              <w:t>Cross-reactive oral aminocephalosporins:</w:t>
            </w:r>
          </w:p>
          <w:p w:rsidRPr="00D52B13" w:rsidR="00B84F65" w:rsidP="00BC24F5" w:rsidRDefault="00B84F65" w14:paraId="7E49CC71" w14:textId="4FC4C441">
            <w:pPr>
              <w:rPr>
                <w:rFonts w:ascii="Arial" w:hAnsi="Arial" w:cs="Arial"/>
                <w:sz w:val="20"/>
                <w:szCs w:val="20"/>
              </w:rPr>
            </w:pPr>
            <w:r w:rsidRPr="00D52B13">
              <w:rPr>
                <w:rFonts w:ascii="Arial" w:hAnsi="Arial" w:cs="Arial"/>
                <w:sz w:val="20"/>
                <w:szCs w:val="20"/>
              </w:rPr>
              <w:t>Cephalexin (Keflex)</w:t>
            </w:r>
          </w:p>
          <w:p w:rsidRPr="00D52B13" w:rsidR="00B84F65" w:rsidP="00BC24F5" w:rsidRDefault="00B84F65" w14:paraId="7034F692" w14:textId="77777777">
            <w:pPr>
              <w:rPr>
                <w:rFonts w:ascii="Arial" w:hAnsi="Arial" w:cs="Arial"/>
                <w:sz w:val="20"/>
                <w:szCs w:val="20"/>
              </w:rPr>
            </w:pPr>
            <w:r w:rsidRPr="00D52B13">
              <w:rPr>
                <w:rFonts w:ascii="Arial" w:hAnsi="Arial" w:cs="Arial"/>
                <w:sz w:val="20"/>
                <w:szCs w:val="20"/>
              </w:rPr>
              <w:t>Cefprozil (Cefzil)</w:t>
            </w:r>
          </w:p>
          <w:p w:rsidRPr="00D52B13" w:rsidR="00B84F65" w:rsidP="00BC24F5" w:rsidRDefault="00B84F65" w14:paraId="3AE4320E" w14:textId="77777777">
            <w:pPr>
              <w:rPr>
                <w:rFonts w:ascii="Arial" w:hAnsi="Arial" w:cs="Arial"/>
                <w:sz w:val="20"/>
                <w:szCs w:val="20"/>
              </w:rPr>
            </w:pPr>
            <w:r w:rsidRPr="00D52B13">
              <w:rPr>
                <w:rFonts w:ascii="Arial" w:hAnsi="Arial" w:cs="Arial"/>
                <w:sz w:val="20"/>
                <w:szCs w:val="20"/>
              </w:rPr>
              <w:t>Cefadroxil (Duricef)</w:t>
            </w:r>
          </w:p>
        </w:tc>
        <w:tc>
          <w:tcPr>
            <w:tcW w:w="1591" w:type="dxa"/>
          </w:tcPr>
          <w:p w:rsidRPr="00D52B13" w:rsidR="00B84F65" w:rsidP="00BC24F5" w:rsidRDefault="00B84F65" w14:paraId="5F611608" w14:textId="77777777">
            <w:pPr>
              <w:jc w:val="center"/>
              <w:rPr>
                <w:rFonts w:ascii="Arial" w:hAnsi="Arial" w:cs="Arial"/>
                <w:sz w:val="20"/>
                <w:szCs w:val="20"/>
              </w:rPr>
            </w:pPr>
            <w:r w:rsidRPr="00D52B13">
              <w:rPr>
                <w:rFonts w:ascii="Arial" w:hAnsi="Arial" w:cs="Arial"/>
                <w:sz w:val="20"/>
                <w:szCs w:val="20"/>
              </w:rPr>
              <w:t>Any other cephalosporin</w:t>
            </w:r>
          </w:p>
        </w:tc>
        <w:tc>
          <w:tcPr>
            <w:tcW w:w="1606" w:type="dxa"/>
          </w:tcPr>
          <w:p w:rsidRPr="00D52B13" w:rsidR="00B84F65" w:rsidP="00BC24F5" w:rsidRDefault="00B84F65" w14:paraId="2A970DAB" w14:textId="77777777">
            <w:pPr>
              <w:jc w:val="center"/>
              <w:rPr>
                <w:rFonts w:ascii="Arial" w:hAnsi="Arial" w:cs="Arial"/>
                <w:sz w:val="20"/>
                <w:szCs w:val="20"/>
              </w:rPr>
            </w:pPr>
            <w:r w:rsidRPr="00D52B13">
              <w:rPr>
                <w:rFonts w:ascii="Arial" w:hAnsi="Arial" w:cs="Arial"/>
                <w:sz w:val="20"/>
                <w:szCs w:val="20"/>
              </w:rPr>
              <w:t>Other</w:t>
            </w:r>
          </w:p>
          <w:p w:rsidRPr="00D52B13" w:rsidR="00B84F65" w:rsidP="00BC24F5" w:rsidRDefault="00B84F65" w14:paraId="7FF42E03" w14:textId="77777777">
            <w:pPr>
              <w:jc w:val="center"/>
              <w:rPr>
                <w:rFonts w:ascii="Arial" w:hAnsi="Arial" w:cs="Arial"/>
                <w:sz w:val="20"/>
                <w:szCs w:val="20"/>
              </w:rPr>
            </w:pPr>
            <w:r w:rsidRPr="00D52B13">
              <w:rPr>
                <w:rFonts w:ascii="Arial" w:hAnsi="Arial" w:cs="Arial"/>
                <w:sz w:val="20"/>
                <w:szCs w:val="20"/>
              </w:rPr>
              <w:t>Cephalosporins in this cross-reactive group*</w:t>
            </w:r>
          </w:p>
        </w:tc>
        <w:tc>
          <w:tcPr>
            <w:tcW w:w="2188" w:type="dxa"/>
          </w:tcPr>
          <w:p w:rsidRPr="00D52B13" w:rsidR="00B84F65" w:rsidP="00BC24F5" w:rsidRDefault="00B84F65" w14:paraId="55962193" w14:textId="77777777">
            <w:pPr>
              <w:jc w:val="center"/>
              <w:rPr>
                <w:rFonts w:ascii="Arial" w:hAnsi="Arial" w:cs="Arial"/>
                <w:sz w:val="20"/>
                <w:szCs w:val="20"/>
              </w:rPr>
            </w:pPr>
            <w:r w:rsidRPr="00D52B13">
              <w:rPr>
                <w:rFonts w:ascii="Arial" w:hAnsi="Arial" w:cs="Arial"/>
                <w:sz w:val="20"/>
                <w:szCs w:val="20"/>
              </w:rPr>
              <w:t>All penicillins are likely safe- unknown safety of aminopenicillins- amoxicillin, ampicillin</w:t>
            </w:r>
          </w:p>
        </w:tc>
        <w:tc>
          <w:tcPr>
            <w:tcW w:w="2160" w:type="dxa"/>
          </w:tcPr>
          <w:p w:rsidRPr="00D52B13" w:rsidR="00B84F65" w:rsidP="00BC24F5" w:rsidRDefault="00B84F65" w14:paraId="7B92E13C" w14:textId="77777777">
            <w:pPr>
              <w:jc w:val="center"/>
              <w:rPr>
                <w:rFonts w:ascii="Arial" w:hAnsi="Arial" w:cs="Arial"/>
                <w:sz w:val="20"/>
                <w:szCs w:val="20"/>
              </w:rPr>
            </w:pPr>
            <w:r w:rsidRPr="00D52B13">
              <w:rPr>
                <w:rFonts w:ascii="Arial" w:hAnsi="Arial" w:cs="Arial"/>
                <w:sz w:val="20"/>
                <w:szCs w:val="20"/>
              </w:rPr>
              <w:t>Avoid all cephalosporins and aminopenicillins (amoxicillin, ampicillin)*</w:t>
            </w:r>
          </w:p>
        </w:tc>
      </w:tr>
      <w:tr w:rsidRPr="00D52B13" w:rsidR="00B84F65" w:rsidTr="00D52B13" w14:paraId="63479EFE" w14:textId="77777777">
        <w:trPr>
          <w:trHeight w:val="1880"/>
        </w:trPr>
        <w:tc>
          <w:tcPr>
            <w:tcW w:w="2350" w:type="dxa"/>
          </w:tcPr>
          <w:p w:rsidRPr="00D52B13" w:rsidR="00B84F65" w:rsidP="00BC24F5" w:rsidRDefault="00B84F65" w14:paraId="0B7B5D55" w14:textId="77777777">
            <w:pPr>
              <w:rPr>
                <w:rFonts w:ascii="Arial" w:hAnsi="Arial" w:cs="Arial"/>
                <w:b/>
                <w:bCs/>
                <w:sz w:val="20"/>
                <w:szCs w:val="20"/>
              </w:rPr>
            </w:pPr>
            <w:r w:rsidRPr="00D52B13">
              <w:rPr>
                <w:rFonts w:ascii="Arial" w:hAnsi="Arial" w:cs="Arial"/>
                <w:b/>
                <w:bCs/>
                <w:sz w:val="20"/>
                <w:szCs w:val="20"/>
              </w:rPr>
              <w:t>Group 3</w:t>
            </w:r>
          </w:p>
          <w:p w:rsidRPr="00D52B13" w:rsidR="00B84F65" w:rsidP="00BC24F5" w:rsidRDefault="00B84F65" w14:paraId="16B84AAA" w14:textId="77777777">
            <w:pPr>
              <w:rPr>
                <w:rFonts w:ascii="Arial" w:hAnsi="Arial" w:cs="Arial"/>
                <w:b/>
                <w:bCs/>
                <w:sz w:val="20"/>
                <w:szCs w:val="20"/>
              </w:rPr>
            </w:pPr>
            <w:r w:rsidRPr="00D52B13">
              <w:rPr>
                <w:rFonts w:ascii="Arial" w:hAnsi="Arial" w:cs="Arial"/>
                <w:b/>
                <w:bCs/>
                <w:sz w:val="20"/>
                <w:szCs w:val="20"/>
              </w:rPr>
              <w:t>Cross-reactive IV/IM cephalosporins</w:t>
            </w:r>
          </w:p>
          <w:p w:rsidRPr="00D52B13" w:rsidR="00B84F65" w:rsidP="00BC24F5" w:rsidRDefault="00B84F65" w14:paraId="37152BDB" w14:textId="77777777">
            <w:pPr>
              <w:rPr>
                <w:rFonts w:ascii="Arial" w:hAnsi="Arial" w:cs="Arial"/>
                <w:sz w:val="20"/>
                <w:szCs w:val="20"/>
              </w:rPr>
            </w:pPr>
            <w:r w:rsidRPr="00D52B13">
              <w:rPr>
                <w:rFonts w:ascii="Arial" w:hAnsi="Arial" w:cs="Arial"/>
                <w:sz w:val="20"/>
                <w:szCs w:val="20"/>
              </w:rPr>
              <w:t>Ceftriaxone</w:t>
            </w:r>
          </w:p>
          <w:p w:rsidRPr="00D52B13" w:rsidR="00B84F65" w:rsidP="00BC24F5" w:rsidRDefault="00B84F65" w14:paraId="42405111" w14:textId="6E36FB16">
            <w:pPr>
              <w:rPr>
                <w:rFonts w:ascii="Arial" w:hAnsi="Arial" w:cs="Arial"/>
                <w:sz w:val="20"/>
                <w:szCs w:val="20"/>
              </w:rPr>
            </w:pPr>
            <w:r w:rsidRPr="00D52B13">
              <w:rPr>
                <w:rFonts w:ascii="Arial" w:hAnsi="Arial" w:cs="Arial"/>
                <w:sz w:val="20"/>
                <w:szCs w:val="20"/>
              </w:rPr>
              <w:t>Cefepime</w:t>
            </w:r>
          </w:p>
          <w:p w:rsidRPr="00D52B13" w:rsidR="00B84F65" w:rsidP="00BC24F5" w:rsidRDefault="00B84F65" w14:paraId="3872D138" w14:textId="3FF8C7F7">
            <w:pPr>
              <w:rPr>
                <w:rFonts w:ascii="Arial" w:hAnsi="Arial" w:cs="Arial"/>
                <w:sz w:val="20"/>
                <w:szCs w:val="20"/>
              </w:rPr>
            </w:pPr>
            <w:r w:rsidRPr="00D52B13">
              <w:rPr>
                <w:rFonts w:ascii="Arial" w:hAnsi="Arial" w:cs="Arial"/>
                <w:sz w:val="20"/>
                <w:szCs w:val="20"/>
              </w:rPr>
              <w:t>Cefotaxime</w:t>
            </w:r>
          </w:p>
          <w:p w:rsidRPr="00D52B13" w:rsidR="00B84F65" w:rsidP="00BC24F5" w:rsidRDefault="00B84F65" w14:paraId="27D1153B" w14:textId="3F842F46">
            <w:pPr>
              <w:rPr>
                <w:rFonts w:ascii="Arial" w:hAnsi="Arial" w:cs="Arial"/>
                <w:sz w:val="20"/>
                <w:szCs w:val="20"/>
              </w:rPr>
            </w:pPr>
            <w:r w:rsidRPr="00D52B13">
              <w:rPr>
                <w:rFonts w:ascii="Arial" w:hAnsi="Arial" w:cs="Arial"/>
                <w:sz w:val="20"/>
                <w:szCs w:val="20"/>
              </w:rPr>
              <w:t>Ceftazidime</w:t>
            </w:r>
          </w:p>
          <w:p w:rsidRPr="00D52B13" w:rsidR="00B84F65" w:rsidP="00BC24F5" w:rsidRDefault="00B84F65" w14:paraId="1B2841A4" w14:textId="705C4636">
            <w:pPr>
              <w:rPr>
                <w:rFonts w:ascii="Arial" w:hAnsi="Arial" w:cs="Arial"/>
                <w:b/>
                <w:bCs/>
                <w:sz w:val="20"/>
                <w:szCs w:val="20"/>
              </w:rPr>
            </w:pPr>
            <w:r w:rsidRPr="00D52B13">
              <w:rPr>
                <w:rFonts w:ascii="Arial" w:hAnsi="Arial" w:cs="Arial"/>
                <w:sz w:val="20"/>
                <w:szCs w:val="20"/>
              </w:rPr>
              <w:t>Cefuroxime</w:t>
            </w:r>
          </w:p>
        </w:tc>
        <w:tc>
          <w:tcPr>
            <w:tcW w:w="1591" w:type="dxa"/>
          </w:tcPr>
          <w:p w:rsidRPr="00D52B13" w:rsidR="00B84F65" w:rsidP="00BC24F5" w:rsidRDefault="00B84F65" w14:paraId="726AF5CF" w14:textId="77777777">
            <w:pPr>
              <w:jc w:val="center"/>
              <w:rPr>
                <w:rFonts w:ascii="Arial" w:hAnsi="Arial" w:cs="Arial"/>
                <w:sz w:val="20"/>
                <w:szCs w:val="20"/>
              </w:rPr>
            </w:pPr>
            <w:r w:rsidRPr="00D52B13">
              <w:rPr>
                <w:rFonts w:ascii="Arial" w:hAnsi="Arial" w:cs="Arial"/>
                <w:sz w:val="20"/>
                <w:szCs w:val="20"/>
              </w:rPr>
              <w:t>Any other cephalosporin</w:t>
            </w:r>
          </w:p>
        </w:tc>
        <w:tc>
          <w:tcPr>
            <w:tcW w:w="1606" w:type="dxa"/>
          </w:tcPr>
          <w:p w:rsidRPr="00D52B13" w:rsidR="00B84F65" w:rsidP="00BC24F5" w:rsidRDefault="00B84F65" w14:paraId="0C65001C" w14:textId="77777777">
            <w:pPr>
              <w:jc w:val="center"/>
              <w:rPr>
                <w:rFonts w:ascii="Arial" w:hAnsi="Arial" w:cs="Arial"/>
                <w:sz w:val="20"/>
                <w:szCs w:val="20"/>
              </w:rPr>
            </w:pPr>
            <w:r w:rsidRPr="00D52B13">
              <w:rPr>
                <w:rFonts w:ascii="Arial" w:hAnsi="Arial" w:cs="Arial"/>
                <w:sz w:val="20"/>
                <w:szCs w:val="20"/>
              </w:rPr>
              <w:t>Other</w:t>
            </w:r>
          </w:p>
          <w:p w:rsidRPr="00D52B13" w:rsidR="00B84F65" w:rsidP="00BC24F5" w:rsidRDefault="00B84F65" w14:paraId="19C1FA08" w14:textId="77777777">
            <w:pPr>
              <w:jc w:val="center"/>
              <w:rPr>
                <w:rFonts w:ascii="Arial" w:hAnsi="Arial" w:cs="Arial"/>
                <w:sz w:val="20"/>
                <w:szCs w:val="20"/>
              </w:rPr>
            </w:pPr>
            <w:r w:rsidRPr="00D52B13">
              <w:rPr>
                <w:rFonts w:ascii="Arial" w:hAnsi="Arial" w:cs="Arial"/>
                <w:sz w:val="20"/>
                <w:szCs w:val="20"/>
              </w:rPr>
              <w:t>Cephalosporins in this cross-reactive group*</w:t>
            </w:r>
          </w:p>
        </w:tc>
        <w:tc>
          <w:tcPr>
            <w:tcW w:w="2188" w:type="dxa"/>
          </w:tcPr>
          <w:p w:rsidRPr="00D52B13" w:rsidR="00B84F65" w:rsidP="00BC24F5" w:rsidRDefault="00B84F65" w14:paraId="41A1BFCD" w14:textId="77777777">
            <w:pPr>
              <w:jc w:val="center"/>
              <w:rPr>
                <w:rFonts w:ascii="Arial" w:hAnsi="Arial" w:cs="Arial"/>
                <w:sz w:val="20"/>
                <w:szCs w:val="20"/>
              </w:rPr>
            </w:pPr>
            <w:r w:rsidRPr="00D52B13">
              <w:rPr>
                <w:rFonts w:ascii="Arial" w:hAnsi="Arial" w:cs="Arial"/>
                <w:sz w:val="20"/>
                <w:szCs w:val="20"/>
              </w:rPr>
              <w:t>All penicillins are safe</w:t>
            </w:r>
          </w:p>
        </w:tc>
        <w:tc>
          <w:tcPr>
            <w:tcW w:w="2160" w:type="dxa"/>
          </w:tcPr>
          <w:p w:rsidRPr="00D52B13" w:rsidR="00B84F65" w:rsidP="00BC24F5" w:rsidRDefault="00B84F65" w14:paraId="7547EC78" w14:textId="77777777">
            <w:pPr>
              <w:jc w:val="center"/>
              <w:rPr>
                <w:rFonts w:ascii="Arial" w:hAnsi="Arial" w:cs="Arial"/>
                <w:sz w:val="20"/>
                <w:szCs w:val="20"/>
              </w:rPr>
            </w:pPr>
            <w:r w:rsidRPr="00D52B13">
              <w:rPr>
                <w:rFonts w:ascii="Arial" w:hAnsi="Arial" w:cs="Arial"/>
                <w:sz w:val="20"/>
                <w:szCs w:val="20"/>
              </w:rPr>
              <w:t>Avoid all cephalosporins*</w:t>
            </w:r>
          </w:p>
        </w:tc>
      </w:tr>
    </w:tbl>
    <w:p w:rsidR="007E783D" w:rsidP="007E783D" w:rsidRDefault="007E783D" w14:paraId="1C917F10" w14:textId="4AA226D2">
      <w:pPr>
        <w:rPr>
          <w:rFonts w:ascii="Arial" w:hAnsi="Arial" w:cs="Arial"/>
        </w:rPr>
      </w:pPr>
      <w:r w:rsidRPr="007E783D">
        <w:rPr>
          <w:rFonts w:ascii="Arial" w:hAnsi="Arial" w:cs="Arial"/>
        </w:rPr>
        <w:t>*All patients with an antibiotic allergy label should be referred for allergy testing. Patients who have undergone allergy testing may be “cleared” for usage of unrelated cephalosporins or related penicillins.  Referral to the Pediatric Antibiotic Allergy Testing Service can be accomplished by calling 513-517-PATS or emailing PATS@cchmc.org. PATS will answer the phone during working hours but you may obtain an inpatient Allergy consult</w:t>
      </w:r>
      <w:r w:rsidR="00567429">
        <w:rPr>
          <w:rFonts w:ascii="Arial" w:hAnsi="Arial" w:cs="Arial"/>
        </w:rPr>
        <w:t xml:space="preserve"> if desired</w:t>
      </w:r>
      <w:r w:rsidRPr="007E783D">
        <w:rPr>
          <w:rFonts w:ascii="Arial" w:hAnsi="Arial" w:cs="Arial"/>
        </w:rPr>
        <w:t>.</w:t>
      </w:r>
      <w:r w:rsidR="00567429">
        <w:rPr>
          <w:rFonts w:ascii="Arial" w:hAnsi="Arial" w:cs="Arial"/>
        </w:rPr>
        <w:t xml:space="preserve"> </w:t>
      </w:r>
      <w:r w:rsidR="00D52B13">
        <w:rPr>
          <w:rFonts w:ascii="Arial" w:hAnsi="Arial" w:cs="Arial"/>
        </w:rPr>
        <w:t>Patients/caregivers can also call to set up the PATS appointment.</w:t>
      </w:r>
    </w:p>
    <w:p w:rsidR="007E783D" w:rsidP="007E783D" w:rsidRDefault="007E783D" w14:paraId="712F35B6" w14:textId="2C5020CD">
      <w:pPr>
        <w:rPr>
          <w:rFonts w:ascii="Arial" w:hAnsi="Arial" w:cs="Arial"/>
        </w:rPr>
      </w:pPr>
      <w:bookmarkStart w:name="_Hlk152749847" w:id="2"/>
    </w:p>
    <w:p w:rsidR="00567429" w:rsidP="007E783D" w:rsidRDefault="00567429" w14:paraId="69C45725" w14:textId="77777777">
      <w:pPr>
        <w:rPr>
          <w:rFonts w:ascii="Arial" w:hAnsi="Arial" w:cs="Arial"/>
        </w:rPr>
      </w:pPr>
    </w:p>
    <w:p w:rsidRPr="007E783D" w:rsidR="00567429" w:rsidP="007E783D" w:rsidRDefault="00567429" w14:paraId="2BF770B6" w14:textId="324E066A">
      <w:pPr>
        <w:rPr>
          <w:rFonts w:ascii="Arial" w:hAnsi="Arial" w:cs="Arial"/>
        </w:rPr>
        <w:sectPr w:rsidRPr="007E783D" w:rsidR="00567429" w:rsidSect="002F39D6">
          <w:headerReference w:type="default" r:id="rId8"/>
          <w:footerReference w:type="default" r:id="rId9"/>
          <w:pgSz w:w="15840" w:h="12240" w:orient="landscape"/>
          <w:pgMar w:top="720" w:right="720" w:bottom="720" w:left="720" w:header="720" w:footer="720" w:gutter="0"/>
          <w:cols w:space="720"/>
          <w:docGrid w:linePitch="360"/>
        </w:sectPr>
      </w:pPr>
    </w:p>
    <w:bookmarkEnd w:id="2"/>
    <w:p w:rsidR="005914CA" w:rsidP="004655C5" w:rsidRDefault="00660255" w14:paraId="3E06C0C7" w14:textId="77777777">
      <w:pPr>
        <w:contextualSpacing/>
        <w:rPr>
          <w:rFonts w:ascii="Arial" w:hAnsi="Arial" w:cs="Arial"/>
          <w:bCs/>
          <w:sz w:val="24"/>
          <w:szCs w:val="24"/>
        </w:rPr>
      </w:pPr>
      <w:r w:rsidRPr="00E66C1A">
        <w:rPr>
          <w:rFonts w:ascii="Arial" w:hAnsi="Arial" w:cs="Arial"/>
          <w:b/>
          <w:bCs/>
          <w:sz w:val="24"/>
          <w:szCs w:val="24"/>
        </w:rPr>
        <w:t>Pharmacy Operative Prophylaxis Do</w:t>
      </w:r>
      <w:r w:rsidRPr="00E66C1A" w:rsidR="0039749F">
        <w:rPr>
          <w:rFonts w:ascii="Arial" w:hAnsi="Arial" w:cs="Arial"/>
          <w:b/>
          <w:bCs/>
          <w:sz w:val="24"/>
          <w:szCs w:val="24"/>
        </w:rPr>
        <w:t>sing</w:t>
      </w:r>
      <w:r w:rsidRPr="00E66C1A">
        <w:rPr>
          <w:rFonts w:ascii="Arial" w:hAnsi="Arial" w:cs="Arial"/>
          <w:b/>
          <w:bCs/>
          <w:sz w:val="24"/>
          <w:szCs w:val="24"/>
        </w:rPr>
        <w:t xml:space="preserve"> Guide</w:t>
      </w:r>
      <w:r w:rsidRPr="00E66C1A" w:rsidR="00E66C1A">
        <w:rPr>
          <w:rFonts w:ascii="Arial" w:hAnsi="Arial" w:cs="Arial"/>
          <w:b/>
          <w:bCs/>
          <w:sz w:val="24"/>
          <w:szCs w:val="24"/>
        </w:rPr>
        <w:t xml:space="preserve"> </w:t>
      </w:r>
      <w:r w:rsidRPr="00E66C1A" w:rsidR="00E66C1A">
        <w:rPr>
          <w:rFonts w:ascii="Arial" w:hAnsi="Arial" w:cs="Arial"/>
          <w:bCs/>
          <w:sz w:val="24"/>
          <w:szCs w:val="24"/>
        </w:rPr>
        <w:t>(OR Pharm 6-7222, Main Pharm 6-4291, Lib Main 3-9550)</w:t>
      </w:r>
    </w:p>
    <w:tbl>
      <w:tblPr>
        <w:tblStyle w:val="LightShading"/>
        <w:tblW w:w="14130" w:type="dxa"/>
        <w:tblInd w:w="-5" w:type="dxa"/>
        <w:tblLayout w:type="fixed"/>
        <w:tblLook w:val="04A0" w:firstRow="1" w:lastRow="0" w:firstColumn="1" w:lastColumn="0" w:noHBand="0" w:noVBand="1"/>
      </w:tblPr>
      <w:tblGrid>
        <w:gridCol w:w="2880"/>
        <w:gridCol w:w="1080"/>
        <w:gridCol w:w="2700"/>
        <w:gridCol w:w="1170"/>
        <w:gridCol w:w="1080"/>
        <w:gridCol w:w="900"/>
        <w:gridCol w:w="1260"/>
        <w:gridCol w:w="3060"/>
      </w:tblGrid>
      <w:tr w:rsidRPr="00936879" w:rsidR="005914CA" w:rsidTr="24B230E7" w14:paraId="031454D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val="restart"/>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936879" w:rsidR="005914CA" w:rsidP="00BC24F5" w:rsidRDefault="005914CA" w14:paraId="241E5B46" w14:textId="77777777">
            <w:pPr>
              <w:spacing w:line="276" w:lineRule="auto"/>
              <w:contextualSpacing/>
              <w:rPr>
                <w:rFonts w:ascii="Arial" w:hAnsi="Arial" w:cs="Arial"/>
                <w:sz w:val="23"/>
                <w:szCs w:val="23"/>
              </w:rPr>
            </w:pPr>
            <w:bookmarkStart w:name="_Hlk145493725" w:id="3"/>
            <w:r w:rsidRPr="00936879">
              <w:rPr>
                <w:rFonts w:ascii="Arial" w:hAnsi="Arial" w:cs="Arial"/>
                <w:sz w:val="23"/>
                <w:szCs w:val="23"/>
              </w:rPr>
              <w:t>Antibiotic</w:t>
            </w:r>
          </w:p>
        </w:tc>
        <w:tc>
          <w:tcPr>
            <w:cnfStyle w:val="000000000000" w:firstRow="0" w:lastRow="0" w:firstColumn="0" w:lastColumn="0" w:oddVBand="0" w:evenVBand="0" w:oddHBand="0" w:evenHBand="0" w:firstRowFirstColumn="0" w:firstRowLastColumn="0" w:lastRowFirstColumn="0" w:lastRowLastColumn="0"/>
            <w:tcW w:w="1080" w:type="dxa"/>
            <w:vMerge w:val="restart"/>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936879" w:rsidR="005914CA" w:rsidP="00BC24F5" w:rsidRDefault="005914CA" w14:paraId="3BA0631F" w14:textId="7777777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Dose (mg/kg)</w:t>
            </w:r>
          </w:p>
        </w:tc>
        <w:tc>
          <w:tcPr>
            <w:cnfStyle w:val="000000000000" w:firstRow="0" w:lastRow="0" w:firstColumn="0" w:lastColumn="0" w:oddVBand="0" w:evenVBand="0" w:oddHBand="0" w:evenHBand="0" w:firstRowFirstColumn="0" w:firstRowLastColumn="0" w:lastRowFirstColumn="0" w:lastRowLastColumn="0"/>
            <w:tcW w:w="2700" w:type="dxa"/>
            <w:vMerge w:val="restart"/>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936879" w:rsidR="005914CA" w:rsidP="00BC24F5" w:rsidRDefault="005914CA" w14:paraId="13077C2C" w14:textId="7777777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Max per dose (mg)</w:t>
            </w:r>
          </w:p>
        </w:tc>
        <w:tc>
          <w:tcPr>
            <w:cnfStyle w:val="000000000000" w:firstRow="0" w:lastRow="0" w:firstColumn="0" w:lastColumn="0" w:oddVBand="0" w:evenVBand="0" w:oddHBand="0" w:evenHBand="0" w:firstRowFirstColumn="0" w:firstRowLastColumn="0" w:lastRowFirstColumn="0" w:lastRowLastColumn="0"/>
            <w:tcW w:w="4410" w:type="dxa"/>
            <w:gridSpan w:val="4"/>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936879" w:rsidR="005914CA" w:rsidP="00BC24F5" w:rsidRDefault="005914CA" w14:paraId="21336AA5" w14:textId="7777777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Re-Dosing Interval (Determined by GFR)</w:t>
            </w:r>
          </w:p>
        </w:tc>
        <w:tc>
          <w:tcPr>
            <w:cnfStyle w:val="000000000000" w:firstRow="0" w:lastRow="0" w:firstColumn="0" w:lastColumn="0" w:oddVBand="0" w:evenVBand="0" w:oddHBand="0" w:evenHBand="0" w:firstRowFirstColumn="0" w:firstRowLastColumn="0" w:lastRowFirstColumn="0" w:lastRowLastColumn="0"/>
            <w:tcW w:w="3060" w:type="dxa"/>
            <w:vMerge w:val="restart"/>
            <w:tcBorders>
              <w:top w:val="single" w:color="auto" w:sz="4" w:space="0"/>
              <w:left w:val="single" w:color="auto" w:sz="4" w:space="0"/>
              <w:right w:val="single" w:color="auto" w:sz="4" w:space="0"/>
            </w:tcBorders>
            <w:shd w:val="clear" w:color="auto" w:fill="BFBFBF" w:themeFill="background1" w:themeFillShade="BF"/>
            <w:tcMar/>
            <w:vAlign w:val="center"/>
          </w:tcPr>
          <w:p w:rsidR="005914CA" w:rsidP="00BC24F5" w:rsidRDefault="005914CA" w14:paraId="4C8EFA6E" w14:textId="7777777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3"/>
                <w:szCs w:val="23"/>
              </w:rPr>
            </w:pPr>
            <w:r w:rsidRPr="00936879">
              <w:rPr>
                <w:rFonts w:ascii="Arial" w:hAnsi="Arial" w:cs="Arial"/>
                <w:sz w:val="23"/>
                <w:szCs w:val="23"/>
              </w:rPr>
              <w:t>Post-Op Dose Timing</w:t>
            </w:r>
          </w:p>
          <w:p w:rsidRPr="00936879" w:rsidR="005914CA" w:rsidP="00BC24F5" w:rsidRDefault="005914CA" w14:paraId="242A3A89" w14:textId="77777777">
            <w:pPr>
              <w:contextualSpacing/>
              <w:jc w:val="center"/>
              <w:cnfStyle w:val="100000000000" w:firstRow="1"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cs="Arial"/>
                <w:sz w:val="23"/>
                <w:szCs w:val="23"/>
              </w:rPr>
              <w:t>(Assumes normal renal function)</w:t>
            </w:r>
          </w:p>
        </w:tc>
      </w:tr>
      <w:tr w:rsidRPr="00936879" w:rsidR="005914CA" w:rsidTr="24B230E7" w14:paraId="32BAF9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vMerge/>
            <w:tcBorders/>
            <w:tcMar/>
            <w:vAlign w:val="center"/>
          </w:tcPr>
          <w:p w:rsidRPr="00936879" w:rsidR="005914CA" w:rsidP="00BC24F5" w:rsidRDefault="005914CA" w14:paraId="3E068E7F" w14:textId="77777777">
            <w:pPr>
              <w:spacing w:line="276" w:lineRule="auto"/>
              <w:contextualSpacing/>
              <w:rPr>
                <w:rFonts w:ascii="Arial" w:hAnsi="Arial" w:cs="Arial"/>
                <w:b w:val="0"/>
                <w:sz w:val="23"/>
                <w:szCs w:val="23"/>
              </w:rPr>
            </w:pPr>
          </w:p>
        </w:tc>
        <w:tc>
          <w:tcPr>
            <w:cnfStyle w:val="000000000000" w:firstRow="0" w:lastRow="0" w:firstColumn="0" w:lastColumn="0" w:oddVBand="0" w:evenVBand="0" w:oddHBand="0" w:evenHBand="0" w:firstRowFirstColumn="0" w:firstRowLastColumn="0" w:lastRowFirstColumn="0" w:lastRowLastColumn="0"/>
            <w:tcW w:w="1080" w:type="dxa"/>
            <w:vMerge/>
            <w:tcBorders/>
            <w:tcMar/>
            <w:vAlign w:val="center"/>
          </w:tcPr>
          <w:p w:rsidRPr="00936879" w:rsidR="005914CA" w:rsidP="00BC24F5" w:rsidRDefault="005914CA" w14:paraId="1C957D4D"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p>
        </w:tc>
        <w:tc>
          <w:tcPr>
            <w:cnfStyle w:val="000000000000" w:firstRow="0" w:lastRow="0" w:firstColumn="0" w:lastColumn="0" w:oddVBand="0" w:evenVBand="0" w:oddHBand="0" w:evenHBand="0" w:firstRowFirstColumn="0" w:firstRowLastColumn="0" w:lastRowFirstColumn="0" w:lastRowLastColumn="0"/>
            <w:tcW w:w="2700" w:type="dxa"/>
            <w:vMerge/>
            <w:tcBorders/>
            <w:tcMar/>
            <w:vAlign w:val="center"/>
          </w:tcPr>
          <w:p w:rsidRPr="00936879" w:rsidR="005914CA" w:rsidP="00BC24F5" w:rsidRDefault="005914CA" w14:paraId="2DF4B15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12" w:space="0"/>
              <w:left w:val="single" w:color="auto" w:sz="12" w:space="0"/>
              <w:bottom w:val="single" w:color="auto" w:sz="4" w:space="0"/>
              <w:right w:val="single" w:color="auto" w:sz="12" w:space="0"/>
            </w:tcBorders>
            <w:shd w:val="clear" w:color="auto" w:fill="BFBFBF" w:themeFill="background1" w:themeFillShade="BF"/>
            <w:tcMar/>
            <w:vAlign w:val="center"/>
          </w:tcPr>
          <w:p w:rsidRPr="00936879" w:rsidR="005914CA" w:rsidP="00BC24F5" w:rsidRDefault="005914CA" w14:paraId="1F4328B3"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Normal GFR&gt;60</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shd w:val="clear" w:color="auto" w:fill="BFBFBF" w:themeFill="background1" w:themeFillShade="BF"/>
            <w:tcMar/>
            <w:vAlign w:val="center"/>
          </w:tcPr>
          <w:p w:rsidRPr="00936879" w:rsidR="005914CA" w:rsidP="00BC24F5" w:rsidRDefault="005914CA" w14:paraId="6E7D1E4F"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GFR</w:t>
            </w:r>
            <w:r w:rsidRPr="00936879">
              <w:rPr>
                <w:rFonts w:ascii="Arial" w:hAnsi="Arial" w:cs="Arial"/>
                <w:b/>
                <w:sz w:val="23"/>
                <w:szCs w:val="23"/>
              </w:rPr>
              <w:br/>
            </w:r>
            <w:r w:rsidRPr="00936879">
              <w:rPr>
                <w:rFonts w:ascii="Arial" w:hAnsi="Arial" w:cs="Arial"/>
                <w:b/>
                <w:sz w:val="23"/>
                <w:szCs w:val="23"/>
              </w:rPr>
              <w:t>30-60</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936879" w:rsidR="005914CA" w:rsidP="00BC24F5" w:rsidRDefault="005914CA" w14:paraId="5100C13F"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GFR</w:t>
            </w:r>
            <w:r w:rsidRPr="00936879">
              <w:rPr>
                <w:rFonts w:ascii="Arial" w:hAnsi="Arial" w:cs="Arial"/>
                <w:b/>
                <w:sz w:val="23"/>
                <w:szCs w:val="23"/>
              </w:rPr>
              <w:br/>
            </w:r>
            <w:r w:rsidRPr="00936879">
              <w:rPr>
                <w:rFonts w:ascii="Arial" w:hAnsi="Arial" w:cs="Arial"/>
                <w:b/>
                <w:sz w:val="23"/>
                <w:szCs w:val="23"/>
              </w:rPr>
              <w:t>10-29</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shd w:val="clear" w:color="auto" w:fill="BFBFBF" w:themeFill="background1" w:themeFillShade="BF"/>
            <w:tcMar/>
            <w:vAlign w:val="center"/>
          </w:tcPr>
          <w:p w:rsidRPr="00936879" w:rsidR="005914CA" w:rsidP="00BC24F5" w:rsidRDefault="005914CA" w14:paraId="2502742A"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GFR &lt;10; Dialysis</w:t>
            </w:r>
          </w:p>
        </w:tc>
        <w:tc>
          <w:tcPr>
            <w:cnfStyle w:val="000000000000" w:firstRow="0" w:lastRow="0" w:firstColumn="0" w:lastColumn="0" w:oddVBand="0" w:evenVBand="0" w:oddHBand="0" w:evenHBand="0" w:firstRowFirstColumn="0" w:firstRowLastColumn="0" w:lastRowFirstColumn="0" w:lastRowLastColumn="0"/>
            <w:tcW w:w="3060" w:type="dxa"/>
            <w:vMerge/>
            <w:tcBorders/>
            <w:tcMar/>
            <w:vAlign w:val="center"/>
          </w:tcPr>
          <w:p w:rsidRPr="00936879" w:rsidR="005914CA" w:rsidP="00BC24F5" w:rsidRDefault="005914CA" w14:paraId="6A2F46C6"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p>
        </w:tc>
      </w:tr>
      <w:tr w:rsidRPr="00936879" w:rsidR="005914CA" w:rsidTr="24B230E7" w14:paraId="4151A3CA"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4A0C93E4"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 xml:space="preserve">Ampicillin/sulbactam </w:t>
            </w:r>
            <w:r w:rsidRPr="00936879">
              <w:rPr>
                <w:rFonts w:ascii="Arial" w:hAnsi="Arial" w:cs="Arial"/>
                <w:b w:val="0"/>
                <w:color w:val="000000" w:themeColor="text1"/>
                <w:kern w:val="24"/>
                <w:sz w:val="23"/>
                <w:szCs w:val="23"/>
              </w:rPr>
              <w:t>(Dose in Amp+Sul)</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F927ACD"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75</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117DF6AC"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3000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286CE30D"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Q2H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744F36E5"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Q3H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DF9F2D8"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8E6017E"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4AD3FB04"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 xml:space="preserve">6 hrs after last intra-op </w:t>
            </w:r>
          </w:p>
        </w:tc>
      </w:tr>
      <w:tr w:rsidRPr="00936879" w:rsidR="005914CA" w:rsidTr="24B230E7" w14:paraId="3810D4F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4056654" w14:textId="77777777">
            <w:pPr>
              <w:pStyle w:val="NormalWeb"/>
              <w:spacing w:before="0" w:beforeAutospacing="0" w:after="0" w:afterAutospacing="0" w:line="276" w:lineRule="auto"/>
              <w:contextualSpacing/>
              <w:rPr>
                <w:rFonts w:ascii="Arial" w:hAnsi="Arial" w:cs="Arial"/>
                <w:color w:val="000000" w:themeColor="text1"/>
                <w:kern w:val="24"/>
                <w:sz w:val="23"/>
                <w:szCs w:val="23"/>
              </w:rPr>
            </w:pPr>
            <w:r w:rsidRPr="00936879">
              <w:rPr>
                <w:rFonts w:ascii="Arial" w:hAnsi="Arial" w:cs="Arial"/>
                <w:color w:val="000000" w:themeColor="text1"/>
                <w:kern w:val="24"/>
                <w:sz w:val="23"/>
                <w:szCs w:val="23"/>
              </w:rPr>
              <w:t>Ampicillin</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0E339E94" w14:textId="77777777">
            <w:pPr>
              <w:pStyle w:val="NormalWeb"/>
              <w:spacing w:before="0" w:beforeAutospacing="0" w:after="0" w:afterAutospacing="0" w:line="221"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kern w:val="24"/>
                <w:sz w:val="23"/>
                <w:szCs w:val="23"/>
              </w:rPr>
            </w:pPr>
            <w:r w:rsidRPr="00936879">
              <w:rPr>
                <w:rFonts w:ascii="Arial" w:hAnsi="Arial" w:cs="Arial"/>
                <w:b/>
                <w:color w:val="000000" w:themeColor="text1"/>
                <w:kern w:val="24"/>
                <w:sz w:val="23"/>
                <w:szCs w:val="23"/>
              </w:rPr>
              <w:t>50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6D574331"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2000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47B9AE2E"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Q2H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395BEC75"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Q3H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68B24DD"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311FC63"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40C5475"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eastAsia="Arial Nova" w:cs="Arial"/>
                <w:color w:val="000000" w:themeColor="text1"/>
                <w:sz w:val="23"/>
                <w:szCs w:val="23"/>
              </w:rPr>
            </w:pPr>
            <w:r w:rsidRPr="00936879">
              <w:rPr>
                <w:rFonts w:ascii="Arial" w:hAnsi="Arial" w:eastAsia="Arial Nova" w:cs="Arial"/>
                <w:color w:val="000000" w:themeColor="text1"/>
                <w:sz w:val="23"/>
                <w:szCs w:val="23"/>
              </w:rPr>
              <w:t>6 hrs after last intra-op</w:t>
            </w:r>
          </w:p>
        </w:tc>
      </w:tr>
      <w:tr w:rsidRPr="00936879" w:rsidR="005914CA" w:rsidTr="24B230E7" w14:paraId="1B34C27D"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8C6ADA4" w14:textId="77777777">
            <w:pPr>
              <w:pStyle w:val="NormalWeb"/>
              <w:spacing w:before="0" w:beforeAutospacing="0" w:after="0" w:afterAutospacing="0" w:line="276" w:lineRule="auto"/>
              <w:contextualSpacing/>
              <w:rPr>
                <w:rFonts w:ascii="Arial" w:hAnsi="Arial" w:cs="Arial"/>
                <w:color w:val="000000" w:themeColor="text1"/>
                <w:kern w:val="24"/>
                <w:sz w:val="23"/>
                <w:szCs w:val="23"/>
              </w:rPr>
            </w:pPr>
            <w:r w:rsidRPr="00936879">
              <w:rPr>
                <w:rFonts w:ascii="Arial" w:hAnsi="Arial" w:cs="Arial"/>
                <w:color w:val="000000" w:themeColor="text1"/>
                <w:kern w:val="24"/>
                <w:sz w:val="23"/>
                <w:szCs w:val="23"/>
              </w:rPr>
              <w:t>Aztreonam</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9006955" w14:textId="77777777">
            <w:pPr>
              <w:pStyle w:val="NormalWeb"/>
              <w:spacing w:before="0" w:beforeAutospacing="0" w:after="0" w:afterAutospacing="0"/>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kern w:val="24"/>
                <w:sz w:val="23"/>
                <w:szCs w:val="23"/>
              </w:rPr>
            </w:pPr>
            <w:r w:rsidRPr="00936879">
              <w:rPr>
                <w:rFonts w:ascii="Arial" w:hAnsi="Arial" w:cs="Arial"/>
                <w:b/>
                <w:color w:val="000000" w:themeColor="text1"/>
                <w:kern w:val="24"/>
                <w:sz w:val="23"/>
                <w:szCs w:val="23"/>
              </w:rPr>
              <w:t>30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1FD5CC5B"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2000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680D76E1"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Q4H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67967BF0"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Q4H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31D9D1A"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220AC09"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A74BAF2"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6 hrs after last intra-op</w:t>
            </w:r>
          </w:p>
        </w:tc>
      </w:tr>
      <w:tr w:rsidRPr="00936879" w:rsidR="005914CA" w:rsidTr="24B230E7" w14:paraId="7E60332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24B230E7" w:rsidRDefault="005914CA" w14:paraId="5215F074" w14:textId="77777777">
            <w:pPr>
              <w:pStyle w:val="NormalWeb"/>
              <w:spacing w:before="0" w:beforeAutospacing="off" w:after="0" w:afterAutospacing="off" w:line="276" w:lineRule="auto"/>
              <w:contextualSpacing w:val="1"/>
              <w:rPr>
                <w:rFonts w:ascii="Arial" w:hAnsi="Arial" w:cs="Arial"/>
                <w:sz w:val="23"/>
                <w:szCs w:val="23"/>
              </w:rPr>
            </w:pPr>
            <w:commentRangeStart w:id="1469958280"/>
            <w:r w:rsidRPr="00936879" w:rsidR="005914CA">
              <w:rPr>
                <w:rFonts w:ascii="Arial" w:hAnsi="Arial" w:cs="Arial"/>
                <w:color w:val="000000" w:themeColor="text1"/>
                <w:kern w:val="24"/>
                <w:sz w:val="23"/>
                <w:szCs w:val="23"/>
              </w:rPr>
              <w:t>Cefazolin</w:t>
            </w:r>
            <w:commentRangeEnd w:id="1469958280"/>
            <w:r>
              <w:rPr>
                <w:rStyle w:val="CommentReference"/>
              </w:rPr>
              <w:commentReference w:id="1469958280"/>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EB67113" w14:textId="77777777">
            <w:pPr>
              <w:pStyle w:val="NormalWeb"/>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40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281CC51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 xml:space="preserve">2000 </w:t>
            </w:r>
            <w:r w:rsidRPr="00936879">
              <w:rPr>
                <w:rFonts w:ascii="Arial" w:hAnsi="Arial" w:cs="Arial"/>
                <w:b/>
                <w:sz w:val="23"/>
                <w:szCs w:val="23"/>
              </w:rPr>
              <w:br/>
            </w:r>
            <w:r w:rsidRPr="00936879">
              <w:rPr>
                <w:rFonts w:ascii="Arial" w:hAnsi="Arial" w:cs="Arial"/>
                <w:b/>
                <w:sz w:val="23"/>
                <w:szCs w:val="23"/>
              </w:rPr>
              <w:t>(3000 if &gt;100 kg)</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24B230E7" w:rsidRDefault="005914CA" w14:paraId="72C0C483" w14:textId="29FC266B">
            <w:pPr>
              <w:spacing/>
              <w:contextualSpacing w:val="1"/>
              <w:jc w:val="center"/>
              <w:cnfStyle w:val="000000100000" w:firstRow="0" w:lastRow="0" w:firstColumn="0" w:lastColumn="0" w:oddVBand="0" w:evenVBand="0" w:oddHBand="1" w:evenHBand="0" w:firstRowFirstColumn="0" w:firstRowLastColumn="0" w:lastRowFirstColumn="0" w:lastRowLastColumn="0"/>
              <w:rPr>
                <w:rFonts w:ascii="Arial" w:hAnsi="Arial" w:cs="Arial"/>
                <w:b w:val="1"/>
                <w:bCs w:val="1"/>
                <w:sz w:val="23"/>
                <w:szCs w:val="23"/>
              </w:rPr>
            </w:pPr>
            <w:r w:rsidRPr="24B230E7" w:rsidR="005914CA">
              <w:rPr>
                <w:rFonts w:ascii="Arial" w:hAnsi="Arial" w:cs="Arial"/>
                <w:b w:val="1"/>
                <w:bCs w:val="1"/>
                <w:sz w:val="23"/>
                <w:szCs w:val="23"/>
              </w:rPr>
              <w:t>Q</w:t>
            </w:r>
            <w:ins w:author="Karunakaran, Sharon" w:date="2026-01-07T15:31:13.673Z" w:id="1811046460">
              <w:r w:rsidRPr="24B230E7" w:rsidR="15429D50">
                <w:rPr>
                  <w:rFonts w:ascii="Arial" w:hAnsi="Arial" w:cs="Arial"/>
                  <w:b w:val="1"/>
                  <w:bCs w:val="1"/>
                  <w:sz w:val="23"/>
                  <w:szCs w:val="23"/>
                </w:rPr>
                <w:t>4</w:t>
              </w:r>
            </w:ins>
            <w:del w:author="Karunakaran, Sharon" w:date="2026-01-07T15:31:13.471Z" w:id="1829313410">
              <w:r w:rsidRPr="24B230E7" w:rsidDel="005914CA">
                <w:rPr>
                  <w:rFonts w:ascii="Arial" w:hAnsi="Arial" w:cs="Arial"/>
                  <w:b w:val="1"/>
                  <w:bCs w:val="1"/>
                  <w:sz w:val="23"/>
                  <w:szCs w:val="23"/>
                </w:rPr>
                <w:delText>3</w:delText>
              </w:r>
            </w:del>
            <w:r w:rsidRPr="24B230E7" w:rsidR="005914CA">
              <w:rPr>
                <w:rFonts w:ascii="Arial" w:hAnsi="Arial" w:cs="Arial"/>
                <w:b w:val="1"/>
                <w:bCs w:val="1"/>
                <w:sz w:val="23"/>
                <w:szCs w:val="23"/>
              </w:rPr>
              <w:t>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683FBD4A"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04DA8B4"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E4E0603"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005914CA" w:rsidP="00BC24F5" w:rsidRDefault="005914CA" w14:paraId="42498E69"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eastAsia="Arial Nova" w:cs="Arial"/>
                <w:color w:val="000000" w:themeColor="text1"/>
                <w:sz w:val="23"/>
                <w:szCs w:val="23"/>
              </w:rPr>
            </w:pPr>
            <w:r w:rsidRPr="00936879">
              <w:rPr>
                <w:rFonts w:ascii="Arial" w:hAnsi="Arial" w:eastAsia="Arial Nova" w:cs="Arial"/>
                <w:color w:val="000000" w:themeColor="text1"/>
                <w:sz w:val="23"/>
                <w:szCs w:val="23"/>
              </w:rPr>
              <w:t>8 hrs after last intra-op</w:t>
            </w:r>
          </w:p>
          <w:p w:rsidRPr="00936879" w:rsidR="005914CA" w:rsidP="00BC24F5" w:rsidRDefault="005914CA" w14:paraId="1AE92C96"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eastAsia="Arial Nova" w:cs="Arial"/>
                <w:color w:val="000000" w:themeColor="text1"/>
                <w:sz w:val="23"/>
                <w:szCs w:val="23"/>
              </w:rPr>
              <w:t>(Change to 2000mg max)</w:t>
            </w:r>
          </w:p>
        </w:tc>
      </w:tr>
      <w:tr w:rsidRPr="00936879" w:rsidR="005914CA" w:rsidTr="24B230E7" w14:paraId="0150FE3F"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4B9870DC" w14:textId="77777777">
            <w:pPr>
              <w:pStyle w:val="NormalWeb"/>
              <w:spacing w:before="0" w:beforeAutospacing="0" w:after="0" w:afterAutospacing="0" w:line="276" w:lineRule="auto"/>
              <w:contextualSpacing/>
              <w:rPr>
                <w:rFonts w:ascii="Arial" w:hAnsi="Arial" w:cs="Arial"/>
                <w:color w:val="000000" w:themeColor="text1"/>
                <w:kern w:val="24"/>
                <w:sz w:val="23"/>
                <w:szCs w:val="23"/>
              </w:rPr>
            </w:pPr>
            <w:r w:rsidRPr="00936879">
              <w:rPr>
                <w:rFonts w:ascii="Arial" w:hAnsi="Arial" w:cs="Arial"/>
                <w:color w:val="000000" w:themeColor="text1"/>
                <w:kern w:val="24"/>
                <w:sz w:val="23"/>
                <w:szCs w:val="23"/>
              </w:rPr>
              <w:t>Cefepime</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322E7938"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kern w:val="24"/>
                <w:sz w:val="23"/>
                <w:szCs w:val="23"/>
              </w:rPr>
            </w:pPr>
            <w:r w:rsidRPr="00936879">
              <w:rPr>
                <w:rFonts w:ascii="Arial" w:hAnsi="Arial" w:cs="Arial"/>
                <w:b/>
                <w:color w:val="000000" w:themeColor="text1"/>
                <w:kern w:val="24"/>
                <w:sz w:val="23"/>
                <w:szCs w:val="23"/>
              </w:rPr>
              <w:t>50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3BED3641"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2000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16473E72"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Q4H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4633654B"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3CC1CBD5"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1B57F32"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ADD92AE"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8 hrs after last intra-op</w:t>
            </w:r>
          </w:p>
        </w:tc>
      </w:tr>
      <w:tr w:rsidRPr="00936879" w:rsidR="005914CA" w:rsidTr="24B230E7" w14:paraId="2F5D6B4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B3672FB"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Cefoxitin</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2E5D497" w14:textId="77777777">
            <w:pPr>
              <w:pStyle w:val="NormalWeb"/>
              <w:spacing w:before="0" w:beforeAutospacing="0" w:after="0" w:afterAutospacing="0" w:line="221"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40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161955D3"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2000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64FE3AE2"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Q3H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0825CD47"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D40DE6E"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CA2004C"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DF23162"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6 hrs after last intra-op</w:t>
            </w:r>
          </w:p>
        </w:tc>
      </w:tr>
      <w:tr w:rsidRPr="00936879" w:rsidR="005914CA" w:rsidTr="24B230E7" w14:paraId="5F4FAE04"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DE91AC5" w14:textId="77777777">
            <w:pPr>
              <w:pStyle w:val="NormalWeb"/>
              <w:spacing w:before="0" w:beforeAutospacing="0" w:after="0" w:afterAutospacing="0" w:line="276" w:lineRule="auto"/>
              <w:contextualSpacing/>
              <w:rPr>
                <w:rFonts w:ascii="Arial" w:hAnsi="Arial" w:cs="Arial"/>
                <w:color w:val="000000" w:themeColor="text1"/>
                <w:kern w:val="24"/>
                <w:sz w:val="23"/>
                <w:szCs w:val="23"/>
              </w:rPr>
            </w:pPr>
            <w:r w:rsidRPr="00936879">
              <w:rPr>
                <w:rFonts w:ascii="Arial" w:hAnsi="Arial" w:cs="Arial"/>
                <w:color w:val="000000" w:themeColor="text1"/>
                <w:kern w:val="24"/>
                <w:sz w:val="23"/>
                <w:szCs w:val="23"/>
              </w:rPr>
              <w:t>Ceftazidime</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2B4D633"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kern w:val="24"/>
                <w:sz w:val="23"/>
                <w:szCs w:val="23"/>
              </w:rPr>
            </w:pPr>
            <w:r w:rsidRPr="00936879">
              <w:rPr>
                <w:rFonts w:ascii="Arial" w:hAnsi="Arial" w:cs="Arial"/>
                <w:b/>
                <w:color w:val="000000" w:themeColor="text1"/>
                <w:kern w:val="24"/>
                <w:sz w:val="23"/>
                <w:szCs w:val="23"/>
              </w:rPr>
              <w:t>50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4E8A4C2D"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2000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2A993889"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Q3H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531A9F9C"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3F69F438"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ECAEC4C"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9D8054A"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8 hrs after last intra-op</w:t>
            </w:r>
          </w:p>
        </w:tc>
      </w:tr>
      <w:tr w:rsidRPr="00936879" w:rsidR="005914CA" w:rsidTr="24B230E7" w14:paraId="678686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0ED3A9E5"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Ceftriaxone</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92972E2" w14:textId="77777777">
            <w:pPr>
              <w:pStyle w:val="NormalWeb"/>
              <w:spacing w:before="0" w:beforeAutospacing="0" w:after="0" w:afterAutospacing="0" w:line="221"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50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762926E2"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2000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23C5A3B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Q12H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70256CE1"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6CEDAB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8A881F5"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38E5CAF"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24 hrs after last intra-op</w:t>
            </w:r>
          </w:p>
        </w:tc>
      </w:tr>
      <w:tr w:rsidRPr="00936879" w:rsidR="005914CA" w:rsidTr="24B230E7" w14:paraId="73A3C205"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EEC8A82"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Cefuroxime</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438A6263"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50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2EED3C8B"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2000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24B230E7" w:rsidRDefault="005914CA" w14:paraId="5E386C66" w14:textId="282A98C2">
            <w:pPr>
              <w:spacing/>
              <w:contextualSpacing w:val="1"/>
              <w:jc w:val="center"/>
              <w:cnfStyle w:val="000000000000" w:firstRow="0" w:lastRow="0" w:firstColumn="0" w:lastColumn="0" w:oddVBand="0" w:evenVBand="0" w:oddHBand="0" w:evenHBand="0" w:firstRowFirstColumn="0" w:firstRowLastColumn="0" w:lastRowFirstColumn="0" w:lastRowLastColumn="0"/>
              <w:rPr>
                <w:rFonts w:ascii="Arial" w:hAnsi="Arial" w:cs="Arial"/>
                <w:b w:val="1"/>
                <w:bCs w:val="1"/>
                <w:sz w:val="23"/>
                <w:szCs w:val="23"/>
              </w:rPr>
            </w:pPr>
            <w:r w:rsidRPr="24B230E7" w:rsidR="005914CA">
              <w:rPr>
                <w:rFonts w:ascii="Arial" w:hAnsi="Arial" w:cs="Arial"/>
                <w:b w:val="1"/>
                <w:bCs w:val="1"/>
                <w:sz w:val="23"/>
                <w:szCs w:val="23"/>
              </w:rPr>
              <w:t>Q</w:t>
            </w:r>
            <w:del w:author="Karunakaran, Sharon" w:date="2026-01-07T15:36:25.212Z" w:id="726494542">
              <w:r w:rsidRPr="24B230E7" w:rsidDel="005914CA">
                <w:rPr>
                  <w:rFonts w:ascii="Arial" w:hAnsi="Arial" w:cs="Arial"/>
                  <w:b w:val="1"/>
                  <w:bCs w:val="1"/>
                  <w:sz w:val="23"/>
                  <w:szCs w:val="23"/>
                </w:rPr>
                <w:delText>3</w:delText>
              </w:r>
            </w:del>
            <w:ins w:author="Karunakaran, Sharon" w:date="2026-01-07T15:36:25.336Z" w:id="518917223">
              <w:r w:rsidRPr="24B230E7" w:rsidR="069529C3">
                <w:rPr>
                  <w:rFonts w:ascii="Arial" w:hAnsi="Arial" w:cs="Arial"/>
                  <w:b w:val="1"/>
                  <w:bCs w:val="1"/>
                  <w:sz w:val="23"/>
                  <w:szCs w:val="23"/>
                </w:rPr>
                <w:t>4</w:t>
              </w:r>
            </w:ins>
            <w:r w:rsidRPr="24B230E7" w:rsidR="005914CA">
              <w:rPr>
                <w:rFonts w:ascii="Arial" w:hAnsi="Arial" w:cs="Arial"/>
                <w:b w:val="1"/>
                <w:bCs w:val="1"/>
                <w:sz w:val="23"/>
                <w:szCs w:val="23"/>
              </w:rPr>
              <w:t>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35A35EF8"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Q3H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77F28BC"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444A8991"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A8C4E46"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8 hrs after last intra-op</w:t>
            </w:r>
          </w:p>
        </w:tc>
      </w:tr>
      <w:tr w:rsidRPr="00936879" w:rsidR="005914CA" w:rsidTr="24B230E7" w14:paraId="299A942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C573DEA"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Ciprofloxacin</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9EF1CD6" w14:textId="77777777">
            <w:pPr>
              <w:pStyle w:val="NormalWeb"/>
              <w:spacing w:before="0" w:beforeAutospacing="0" w:after="0" w:afterAutospacing="0" w:line="221"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10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15322E1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400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411DDA01"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Q8H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3141291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BD11657"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0F52E50B"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A299DE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12 hrs after last intra-op</w:t>
            </w:r>
          </w:p>
        </w:tc>
      </w:tr>
      <w:tr w:rsidRPr="00936879" w:rsidR="005914CA" w:rsidTr="24B230E7" w14:paraId="3A43137D"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A31BCA3"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Clindamycin</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11E7C5A"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10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199558F2"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900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11820400"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Q6H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43E01D6F"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07D61653"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3B233051"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00155D0"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eastAsia="Arial Nova" w:cs="Arial"/>
                <w:color w:val="000000" w:themeColor="text1"/>
                <w:sz w:val="23"/>
                <w:szCs w:val="23"/>
              </w:rPr>
            </w:pPr>
            <w:r w:rsidRPr="00936879">
              <w:rPr>
                <w:rFonts w:ascii="Arial" w:hAnsi="Arial" w:eastAsia="Arial Nova" w:cs="Arial"/>
                <w:color w:val="000000" w:themeColor="text1"/>
                <w:sz w:val="23"/>
                <w:szCs w:val="23"/>
              </w:rPr>
              <w:t>6 hrs after last intra-op</w:t>
            </w:r>
          </w:p>
          <w:p w:rsidRPr="00936879" w:rsidR="005914CA" w:rsidP="00BC24F5" w:rsidRDefault="005914CA" w14:paraId="5E45E3DA"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(Change to 600mg max)</w:t>
            </w:r>
          </w:p>
        </w:tc>
      </w:tr>
      <w:tr w:rsidRPr="00936879" w:rsidR="005914CA" w:rsidTr="24B230E7" w14:paraId="597908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3A4F6E77"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Gentamicin*</w:t>
            </w:r>
            <w:r w:rsidRPr="00936879">
              <w:rPr>
                <w:rFonts w:ascii="Arial" w:hAnsi="Arial" w:cs="Arial"/>
                <w:color w:val="000000" w:themeColor="text1"/>
                <w:kern w:val="24"/>
                <w:sz w:val="23"/>
                <w:szCs w:val="23"/>
              </w:rPr>
              <w:br/>
            </w:r>
            <w:r w:rsidRPr="00936879">
              <w:rPr>
                <w:rFonts w:ascii="Arial" w:hAnsi="Arial" w:cs="Arial"/>
                <w:b w:val="0"/>
                <w:color w:val="000000" w:themeColor="text1"/>
                <w:kern w:val="24"/>
                <w:sz w:val="23"/>
                <w:szCs w:val="23"/>
              </w:rPr>
              <w:t>(Single Dose &lt;40 kg)</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44D8CB9" w14:textId="77777777">
            <w:pPr>
              <w:pStyle w:val="NormalWeb"/>
              <w:spacing w:before="0" w:beforeAutospacing="0" w:after="0" w:afterAutospacing="0"/>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4.5</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7E1C3F3D"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160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1CB3038B"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Q12H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1A9BB30E"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230E578"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08E00E14"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005914CA" w:rsidP="00BC24F5" w:rsidRDefault="005914CA" w14:paraId="1688D4CF"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eastAsia="Arial Nova" w:cs="Arial"/>
                <w:color w:val="000000" w:themeColor="text1"/>
                <w:sz w:val="23"/>
                <w:szCs w:val="23"/>
              </w:rPr>
            </w:pPr>
            <w:r w:rsidRPr="00936879">
              <w:rPr>
                <w:rFonts w:ascii="Arial" w:hAnsi="Arial" w:eastAsia="Arial Nova" w:cs="Arial"/>
                <w:color w:val="000000" w:themeColor="text1"/>
                <w:sz w:val="23"/>
                <w:szCs w:val="23"/>
              </w:rPr>
              <w:t>12 hrs after last intra-op</w:t>
            </w:r>
          </w:p>
          <w:p w:rsidRPr="00936879" w:rsidR="005914CA" w:rsidP="00BC24F5" w:rsidRDefault="005914CA" w14:paraId="1A58BDE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Pr>
                <w:rFonts w:ascii="Arial" w:hAnsi="Arial" w:eastAsia="Arial Nova" w:cs="Arial"/>
                <w:color w:val="000000" w:themeColor="text1"/>
                <w:sz w:val="23"/>
                <w:szCs w:val="23"/>
              </w:rPr>
              <w:t xml:space="preserve"> (change to 2.5 mg/kg Q8H)</w:t>
            </w:r>
          </w:p>
        </w:tc>
      </w:tr>
      <w:tr w:rsidRPr="00936879" w:rsidR="005914CA" w:rsidTr="24B230E7" w14:paraId="0D118153"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34607F6" w14:textId="77777777">
            <w:pPr>
              <w:pStyle w:val="NormalWeb"/>
              <w:spacing w:before="0" w:beforeAutospacing="0" w:after="0" w:afterAutospacing="0" w:line="276" w:lineRule="auto"/>
              <w:contextualSpacing/>
              <w:rPr>
                <w:rFonts w:ascii="Arial" w:hAnsi="Arial" w:cs="Arial"/>
                <w:color w:val="000000" w:themeColor="text1"/>
                <w:kern w:val="24"/>
                <w:sz w:val="23"/>
                <w:szCs w:val="23"/>
              </w:rPr>
            </w:pPr>
            <w:r w:rsidRPr="00936879">
              <w:rPr>
                <w:rFonts w:ascii="Arial" w:hAnsi="Arial" w:cs="Arial"/>
                <w:color w:val="000000" w:themeColor="text1"/>
                <w:kern w:val="24"/>
                <w:sz w:val="23"/>
                <w:szCs w:val="23"/>
              </w:rPr>
              <w:t>Gentamicin*</w:t>
            </w:r>
            <w:r w:rsidRPr="00936879">
              <w:rPr>
                <w:rFonts w:ascii="Arial" w:hAnsi="Arial" w:cs="Arial"/>
                <w:color w:val="000000" w:themeColor="text1"/>
                <w:kern w:val="24"/>
                <w:sz w:val="23"/>
                <w:szCs w:val="23"/>
              </w:rPr>
              <w:br/>
            </w:r>
            <w:r w:rsidRPr="00936879">
              <w:rPr>
                <w:rFonts w:ascii="Arial" w:hAnsi="Arial" w:cs="Arial"/>
                <w:b w:val="0"/>
                <w:color w:val="000000" w:themeColor="text1"/>
                <w:kern w:val="24"/>
                <w:sz w:val="23"/>
                <w:szCs w:val="23"/>
              </w:rPr>
              <w:t>(Single Dose ≥40 kg)</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00AC163A"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color w:val="000000" w:themeColor="text1"/>
                <w:kern w:val="24"/>
                <w:sz w:val="23"/>
                <w:szCs w:val="23"/>
              </w:rPr>
            </w:pPr>
            <w:r w:rsidRPr="00936879">
              <w:rPr>
                <w:rFonts w:ascii="Arial" w:hAnsi="Arial" w:cs="Arial"/>
                <w:b/>
                <w:color w:val="000000" w:themeColor="text1"/>
                <w:kern w:val="24"/>
                <w:sz w:val="23"/>
                <w:szCs w:val="23"/>
              </w:rPr>
              <w:t>4.5</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64DD68D7"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360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1D0BDBAC"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Q24H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6AF71313"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3A3A595"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8140B56"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005914CA" w:rsidP="00BC24F5" w:rsidRDefault="005914CA" w14:paraId="1403C3A7"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eastAsia="Arial Nova" w:cs="Arial"/>
                <w:color w:val="000000" w:themeColor="text1"/>
                <w:sz w:val="23"/>
                <w:szCs w:val="23"/>
              </w:rPr>
            </w:pPr>
            <w:r w:rsidRPr="00936879">
              <w:rPr>
                <w:rFonts w:ascii="Arial" w:hAnsi="Arial" w:eastAsia="Arial Nova" w:cs="Arial"/>
                <w:color w:val="000000" w:themeColor="text1"/>
                <w:sz w:val="23"/>
                <w:szCs w:val="23"/>
              </w:rPr>
              <w:t>24 hrs after last intra-op</w:t>
            </w:r>
          </w:p>
          <w:p w:rsidRPr="00936879" w:rsidR="005914CA" w:rsidP="00BC24F5" w:rsidRDefault="005914CA" w14:paraId="6F75963C"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Pr>
                <w:rFonts w:ascii="Arial" w:hAnsi="Arial" w:eastAsia="Arial Nova" w:cs="Arial"/>
                <w:color w:val="000000" w:themeColor="text1"/>
                <w:sz w:val="23"/>
                <w:szCs w:val="23"/>
              </w:rPr>
              <w:t>(change to 2.5 mg/kg Q8H)</w:t>
            </w:r>
          </w:p>
        </w:tc>
      </w:tr>
      <w:tr w:rsidRPr="00936879" w:rsidR="005914CA" w:rsidTr="24B230E7" w14:paraId="5E20E2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39AF4A3" w14:textId="77777777">
            <w:pPr>
              <w:pStyle w:val="NormalWeb"/>
              <w:spacing w:before="0" w:beforeAutospacing="0" w:after="0" w:afterAutospacing="0" w:line="276" w:lineRule="auto"/>
              <w:contextualSpacing/>
              <w:rPr>
                <w:rFonts w:ascii="Arial" w:hAnsi="Arial" w:cs="Arial"/>
                <w:b w:val="0"/>
                <w:color w:val="000000" w:themeColor="text1"/>
                <w:kern w:val="24"/>
                <w:sz w:val="23"/>
                <w:szCs w:val="23"/>
              </w:rPr>
            </w:pPr>
            <w:r w:rsidRPr="00936879">
              <w:rPr>
                <w:rFonts w:ascii="Arial" w:hAnsi="Arial" w:cs="Arial"/>
                <w:color w:val="000000" w:themeColor="text1"/>
                <w:kern w:val="24"/>
                <w:sz w:val="23"/>
                <w:szCs w:val="23"/>
              </w:rPr>
              <w:t xml:space="preserve">Gentamicin*  </w:t>
            </w:r>
            <w:r w:rsidRPr="00936879">
              <w:rPr>
                <w:rFonts w:ascii="Arial" w:hAnsi="Arial" w:cs="Arial"/>
                <w:b w:val="0"/>
                <w:color w:val="000000" w:themeColor="text1"/>
                <w:kern w:val="24"/>
                <w:sz w:val="23"/>
                <w:szCs w:val="23"/>
              </w:rPr>
              <w:t xml:space="preserve">(&gt;6 hr case, large blood loss </w:t>
            </w:r>
            <w:r w:rsidRPr="00936879">
              <w:rPr>
                <w:rFonts w:ascii="Arial" w:hAnsi="Arial" w:cs="Arial"/>
                <w:b w:val="0"/>
                <w:bCs w:val="0"/>
                <w:color w:val="000000" w:themeColor="text1"/>
                <w:kern w:val="24"/>
                <w:sz w:val="23"/>
                <w:szCs w:val="23"/>
              </w:rPr>
              <w:t>OR</w:t>
            </w:r>
            <w:r w:rsidRPr="00936879">
              <w:rPr>
                <w:rFonts w:ascii="Arial" w:hAnsi="Arial" w:cs="Arial"/>
                <w:b w:val="0"/>
                <w:color w:val="000000" w:themeColor="text1"/>
                <w:kern w:val="24"/>
                <w:sz w:val="23"/>
                <w:szCs w:val="23"/>
              </w:rPr>
              <w:t xml:space="preserve"> continued post-op)</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AA806DB" w14:textId="77777777">
            <w:pPr>
              <w:pStyle w:val="NormalWeb"/>
              <w:spacing w:before="0" w:beforeAutospacing="0" w:after="0" w:afterAutospacing="0" w:line="221"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kern w:val="24"/>
                <w:sz w:val="23"/>
                <w:szCs w:val="23"/>
              </w:rPr>
            </w:pPr>
            <w:r w:rsidRPr="00936879">
              <w:rPr>
                <w:rFonts w:ascii="Arial" w:hAnsi="Arial" w:cs="Arial"/>
                <w:b/>
                <w:color w:val="000000" w:themeColor="text1"/>
                <w:kern w:val="24"/>
                <w:sz w:val="23"/>
                <w:szCs w:val="23"/>
              </w:rPr>
              <w:t>2.5</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3B1BB9EE"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160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31B8A60B"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Q6H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13C6D1E2"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4D6E956E"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6677DFF"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B595BBA"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8 hrs after last intra-op</w:t>
            </w:r>
          </w:p>
        </w:tc>
      </w:tr>
      <w:tr w:rsidRPr="00936879" w:rsidR="005914CA" w:rsidTr="24B230E7" w14:paraId="76D3AA1A"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E97C925"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Metronidazole*</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00C6A5C"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15</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4758FDB3"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1000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3C09914C"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Q12H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5617DF35"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CDAE2D8"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43D7C92"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5E0A981"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8 hrs after last intra-op</w:t>
            </w:r>
          </w:p>
        </w:tc>
      </w:tr>
      <w:tr w:rsidRPr="00936879" w:rsidR="005914CA" w:rsidTr="24B230E7" w14:paraId="16D17D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3131AB65" w14:textId="77777777">
            <w:pPr>
              <w:pStyle w:val="NormalWeb"/>
              <w:spacing w:before="0" w:beforeAutospacing="0" w:after="0" w:afterAutospacing="0" w:line="276" w:lineRule="auto"/>
              <w:contextualSpacing/>
              <w:rPr>
                <w:rFonts w:ascii="Arial" w:hAnsi="Arial" w:cs="Arial"/>
                <w:color w:val="000000" w:themeColor="text1"/>
                <w:kern w:val="24"/>
                <w:sz w:val="23"/>
                <w:szCs w:val="23"/>
              </w:rPr>
            </w:pPr>
            <w:r w:rsidRPr="00936879">
              <w:rPr>
                <w:rFonts w:ascii="Arial" w:hAnsi="Arial" w:cs="Arial"/>
                <w:color w:val="000000" w:themeColor="text1"/>
                <w:kern w:val="24"/>
                <w:sz w:val="23"/>
                <w:szCs w:val="23"/>
              </w:rPr>
              <w:t>Metronidazole* (appy)</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Del="008F7500" w:rsidP="00BC24F5" w:rsidRDefault="005914CA" w14:paraId="59891695" w14:textId="77777777">
            <w:pPr>
              <w:pStyle w:val="NormalWeb"/>
              <w:spacing w:before="0" w:beforeAutospacing="0" w:after="0" w:afterAutospacing="0" w:line="221"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color w:val="000000" w:themeColor="text1"/>
                <w:kern w:val="24"/>
                <w:sz w:val="23"/>
                <w:szCs w:val="23"/>
              </w:rPr>
            </w:pPr>
            <w:r w:rsidRPr="00936879">
              <w:rPr>
                <w:rFonts w:ascii="Arial" w:hAnsi="Arial" w:cs="Arial"/>
                <w:b/>
                <w:color w:val="000000" w:themeColor="text1"/>
                <w:kern w:val="24"/>
                <w:sz w:val="23"/>
                <w:szCs w:val="23"/>
              </w:rPr>
              <w:t>30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7B344A9C"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1500</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201F45E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Q24</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6AC857F2"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Q24</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2E2DA4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Q24</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3DB7C2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Q24</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4635BE47"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24 hrs after last intra-op</w:t>
            </w:r>
          </w:p>
        </w:tc>
      </w:tr>
      <w:tr w:rsidRPr="00936879" w:rsidR="005914CA" w:rsidTr="24B230E7" w14:paraId="36864ED0" w14:textId="77777777">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DD93959" w14:textId="77777777">
            <w:pPr>
              <w:pStyle w:val="NormalWeb"/>
              <w:spacing w:before="0" w:beforeAutospacing="0" w:after="0" w:afterAutospacing="0" w:line="276" w:lineRule="auto"/>
              <w:contextualSpacing/>
              <w:rPr>
                <w:rFonts w:ascii="Arial" w:hAnsi="Arial" w:cs="Arial"/>
                <w:color w:val="000000" w:themeColor="text1"/>
                <w:kern w:val="24"/>
                <w:sz w:val="23"/>
                <w:szCs w:val="23"/>
              </w:rPr>
            </w:pPr>
            <w:r w:rsidRPr="00936879">
              <w:rPr>
                <w:rFonts w:ascii="Arial" w:hAnsi="Arial" w:cs="Arial"/>
                <w:color w:val="000000" w:themeColor="text1"/>
                <w:kern w:val="24"/>
                <w:sz w:val="23"/>
                <w:szCs w:val="23"/>
              </w:rPr>
              <w:t>Piperacillin-Tazobactam</w:t>
            </w:r>
          </w:p>
          <w:p w:rsidRPr="00936879" w:rsidR="005914CA" w:rsidP="00BC24F5" w:rsidRDefault="005914CA" w14:paraId="117A1162"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b w:val="0"/>
                <w:color w:val="000000" w:themeColor="text1"/>
                <w:kern w:val="24"/>
                <w:sz w:val="23"/>
                <w:szCs w:val="23"/>
              </w:rPr>
              <w:t>(Dose in Pip+Tazo)</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12F98E6F" w14:textId="77777777">
            <w:pPr>
              <w:pStyle w:val="NormalWeb"/>
              <w:spacing w:before="0" w:beforeAutospacing="0" w:after="0" w:afterAutospacing="0" w:line="221" w:lineRule="atLeast"/>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100</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0AD9E3C9"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3375</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4" w:space="0"/>
              <w:right w:val="single" w:color="auto" w:sz="12" w:space="0"/>
            </w:tcBorders>
            <w:tcMar/>
            <w:vAlign w:val="center"/>
          </w:tcPr>
          <w:p w:rsidRPr="00936879" w:rsidR="005914CA" w:rsidP="00BC24F5" w:rsidRDefault="005914CA" w14:paraId="640456FB"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Q2H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1589C788"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Q3H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1B878E8"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Q6H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7D034793"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01DDD6CE" w14:textId="77777777">
            <w:pPr>
              <w:contextualSpacing/>
              <w:jc w:val="center"/>
              <w:cnfStyle w:val="000000000000" w:firstRow="0" w:lastRow="0" w:firstColumn="0" w:lastColumn="0" w:oddVBand="0" w:evenVBand="0" w:oddHBand="0"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6 hrs after last intra-op</w:t>
            </w:r>
          </w:p>
        </w:tc>
      </w:tr>
      <w:tr w:rsidRPr="00936879" w:rsidR="005914CA" w:rsidTr="24B230E7" w14:paraId="4376517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98A6152" w14:textId="77777777">
            <w:pPr>
              <w:pStyle w:val="NormalWeb"/>
              <w:spacing w:before="0" w:beforeAutospacing="0" w:after="0" w:afterAutospacing="0" w:line="276" w:lineRule="auto"/>
              <w:contextualSpacing/>
              <w:rPr>
                <w:rFonts w:ascii="Arial" w:hAnsi="Arial" w:cs="Arial"/>
                <w:sz w:val="23"/>
                <w:szCs w:val="23"/>
              </w:rPr>
            </w:pPr>
            <w:r w:rsidRPr="00936879">
              <w:rPr>
                <w:rFonts w:ascii="Arial" w:hAnsi="Arial" w:cs="Arial"/>
                <w:color w:val="000000" w:themeColor="text1"/>
                <w:kern w:val="24"/>
                <w:sz w:val="23"/>
                <w:szCs w:val="23"/>
              </w:rPr>
              <w:t>Vancomycin</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2CC47CE1" w14:textId="77777777">
            <w:pPr>
              <w:pStyle w:val="NormalWeb"/>
              <w:spacing w:before="0" w:beforeAutospacing="0" w:after="0" w:afterAutospacing="0" w:line="221" w:lineRule="atLeast"/>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color w:val="000000" w:themeColor="text1"/>
                <w:kern w:val="24"/>
                <w:sz w:val="23"/>
                <w:szCs w:val="23"/>
              </w:rPr>
              <w:t>15</w:t>
            </w:r>
          </w:p>
        </w:tc>
        <w:tc>
          <w:tcPr>
            <w:cnfStyle w:val="000000000000" w:firstRow="0" w:lastRow="0" w:firstColumn="0" w:lastColumn="0" w:oddVBand="0" w:evenVBand="0" w:oddHBand="0" w:evenHBand="0" w:firstRowFirstColumn="0" w:firstRowLastColumn="0" w:lastRowFirstColumn="0" w:lastRowLastColumn="0"/>
            <w:tcW w:w="2700" w:type="dxa"/>
            <w:tcBorders>
              <w:top w:val="single" w:color="auto" w:sz="4" w:space="0"/>
              <w:left w:val="single" w:color="auto" w:sz="4" w:space="0"/>
              <w:bottom w:val="single" w:color="auto" w:sz="4" w:space="0"/>
              <w:right w:val="single" w:color="auto" w:sz="12" w:space="0"/>
            </w:tcBorders>
            <w:tcMar/>
            <w:vAlign w:val="center"/>
          </w:tcPr>
          <w:p w:rsidRPr="00936879" w:rsidR="005914CA" w:rsidP="00BC24F5" w:rsidRDefault="005914CA" w14:paraId="08F78168"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highlight w:val="magenta"/>
              </w:rPr>
            </w:pPr>
            <w:r>
              <w:rPr>
                <w:rFonts w:ascii="Arial" w:hAnsi="Arial" w:cs="Arial"/>
                <w:b/>
                <w:sz w:val="23"/>
                <w:szCs w:val="23"/>
              </w:rPr>
              <w:t>2000-3000 (consult Pharmacy)</w:t>
            </w:r>
          </w:p>
        </w:tc>
        <w:tc>
          <w:tcPr>
            <w:cnfStyle w:val="000000000000" w:firstRow="0" w:lastRow="0" w:firstColumn="0" w:lastColumn="0" w:oddVBand="0" w:evenVBand="0" w:oddHBand="0" w:evenHBand="0" w:firstRowFirstColumn="0" w:firstRowLastColumn="0" w:lastRowFirstColumn="0" w:lastRowLastColumn="0"/>
            <w:tcW w:w="1170" w:type="dxa"/>
            <w:tcBorders>
              <w:top w:val="single" w:color="auto" w:sz="4" w:space="0"/>
              <w:left w:val="single" w:color="auto" w:sz="12" w:space="0"/>
              <w:bottom w:val="single" w:color="auto" w:sz="12" w:space="0"/>
              <w:right w:val="single" w:color="auto" w:sz="12" w:space="0"/>
            </w:tcBorders>
            <w:tcMar/>
            <w:vAlign w:val="center"/>
          </w:tcPr>
          <w:p w:rsidRPr="00936879" w:rsidR="005914CA" w:rsidP="00BC24F5" w:rsidRDefault="005914CA" w14:paraId="1A2C3911"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b/>
                <w:sz w:val="23"/>
                <w:szCs w:val="23"/>
              </w:rPr>
            </w:pPr>
            <w:r w:rsidRPr="00936879">
              <w:rPr>
                <w:rFonts w:ascii="Arial" w:hAnsi="Arial" w:cs="Arial"/>
                <w:b/>
                <w:sz w:val="23"/>
                <w:szCs w:val="23"/>
              </w:rPr>
              <w:t>Q8H</w:t>
            </w:r>
          </w:p>
        </w:tc>
        <w:tc>
          <w:tcPr>
            <w:cnfStyle w:val="000000000000" w:firstRow="0" w:lastRow="0" w:firstColumn="0" w:lastColumn="0" w:oddVBand="0" w:evenVBand="0" w:oddHBand="0" w:evenHBand="0" w:firstRowFirstColumn="0" w:firstRowLastColumn="0" w:lastRowFirstColumn="0" w:lastRowLastColumn="0"/>
            <w:tcW w:w="1080" w:type="dxa"/>
            <w:tcBorders>
              <w:top w:val="single" w:color="auto" w:sz="4" w:space="0"/>
              <w:left w:val="single" w:color="auto" w:sz="12" w:space="0"/>
              <w:bottom w:val="single" w:color="auto" w:sz="4" w:space="0"/>
              <w:right w:val="single" w:color="auto" w:sz="4" w:space="0"/>
            </w:tcBorders>
            <w:tcMar/>
            <w:vAlign w:val="center"/>
          </w:tcPr>
          <w:p w:rsidRPr="00936879" w:rsidR="005914CA" w:rsidP="00BC24F5" w:rsidRDefault="005914CA" w14:paraId="2D960330"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Q8H</w:t>
            </w:r>
          </w:p>
        </w:tc>
        <w:tc>
          <w:tcPr>
            <w:cnfStyle w:val="000000000000" w:firstRow="0" w:lastRow="0" w:firstColumn="0" w:lastColumn="0" w:oddVBand="0" w:evenVBand="0" w:oddHBand="0" w:evenHBand="0" w:firstRowFirstColumn="0" w:firstRowLastColumn="0" w:lastRowFirstColumn="0" w:lastRowLastColumn="0"/>
            <w:tcW w:w="90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6F05233F"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Q12H</w:t>
            </w:r>
          </w:p>
        </w:tc>
        <w:tc>
          <w:tcPr>
            <w:cnfStyle w:val="000000000000" w:firstRow="0" w:lastRow="0" w:firstColumn="0" w:lastColumn="0" w:oddVBand="0" w:evenVBand="0" w:oddHBand="0" w:evenHBand="0" w:firstRowFirstColumn="0" w:firstRowLastColumn="0" w:lastRowFirstColumn="0" w:lastRowLastColumn="0"/>
            <w:tcW w:w="12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33262DC9"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cs="Arial"/>
                <w:sz w:val="23"/>
                <w:szCs w:val="23"/>
              </w:rPr>
              <w:t>N/A</w:t>
            </w:r>
          </w:p>
        </w:tc>
        <w:tc>
          <w:tcPr>
            <w:cnfStyle w:val="000000000000" w:firstRow="0" w:lastRow="0" w:firstColumn="0" w:lastColumn="0" w:oddVBand="0" w:evenVBand="0" w:oddHBand="0" w:evenHBand="0" w:firstRowFirstColumn="0" w:firstRowLastColumn="0" w:lastRowFirstColumn="0" w:lastRowLastColumn="0"/>
            <w:tcW w:w="3060" w:type="dxa"/>
            <w:tcBorders>
              <w:top w:val="single" w:color="auto" w:sz="4" w:space="0"/>
              <w:left w:val="single" w:color="auto" w:sz="4" w:space="0"/>
              <w:bottom w:val="single" w:color="auto" w:sz="4" w:space="0"/>
              <w:right w:val="single" w:color="auto" w:sz="4" w:space="0"/>
            </w:tcBorders>
            <w:tcMar/>
            <w:vAlign w:val="center"/>
          </w:tcPr>
          <w:p w:rsidRPr="00936879" w:rsidR="005914CA" w:rsidP="00BC24F5" w:rsidRDefault="005914CA" w14:paraId="5AB74246" w14:textId="77777777">
            <w:pPr>
              <w:contextualSpacing/>
              <w:jc w:val="center"/>
              <w:cnfStyle w:val="000000100000" w:firstRow="0" w:lastRow="0" w:firstColumn="0" w:lastColumn="0" w:oddVBand="0" w:evenVBand="0" w:oddHBand="1" w:evenHBand="0" w:firstRowFirstColumn="0" w:firstRowLastColumn="0" w:lastRowFirstColumn="0" w:lastRowLastColumn="0"/>
              <w:rPr>
                <w:rFonts w:ascii="Arial" w:hAnsi="Arial" w:cs="Arial"/>
                <w:sz w:val="23"/>
                <w:szCs w:val="23"/>
              </w:rPr>
            </w:pPr>
            <w:r w:rsidRPr="00936879">
              <w:rPr>
                <w:rFonts w:ascii="Arial" w:hAnsi="Arial" w:eastAsia="Arial Nova" w:cs="Arial"/>
                <w:color w:val="000000" w:themeColor="text1"/>
                <w:sz w:val="23"/>
                <w:szCs w:val="23"/>
              </w:rPr>
              <w:t>Varies by age and GFR</w:t>
            </w:r>
          </w:p>
        </w:tc>
      </w:tr>
    </w:tbl>
    <w:bookmarkEnd w:id="3"/>
    <w:p w:rsidRPr="0039749F" w:rsidR="2488B8F9" w:rsidP="004655C5" w:rsidRDefault="005914CA" w14:paraId="5531281A" w14:textId="0F760767">
      <w:pPr>
        <w:contextualSpacing/>
        <w:rPr>
          <w:rFonts w:ascii="Arial" w:hAnsi="Arial" w:eastAsia="Arial Nova" w:cs="Arial"/>
          <w:b/>
          <w:bCs/>
        </w:rPr>
      </w:pPr>
      <w:r w:rsidRPr="005C0634">
        <w:rPr>
          <w:rFonts w:ascii="Arial" w:hAnsi="Arial" w:eastAsia="Arial Nova" w:cs="Arial"/>
          <w:b/>
          <w:bCs/>
        </w:rPr>
        <w:t xml:space="preserve"> </w:t>
      </w:r>
      <w:r w:rsidRPr="005C0634" w:rsidR="005C0634">
        <w:rPr>
          <w:rFonts w:ascii="Arial" w:hAnsi="Arial" w:eastAsia="Arial Nova" w:cs="Arial"/>
          <w:b/>
          <w:bCs/>
        </w:rPr>
        <w:t>*</w:t>
      </w:r>
      <w:r w:rsidR="00B23F94">
        <w:rPr>
          <w:rFonts w:ascii="Arial" w:hAnsi="Arial" w:eastAsia="Arial Nova" w:cs="Arial"/>
          <w:b/>
          <w:bCs/>
        </w:rPr>
        <w:t xml:space="preserve">Max dose and re-dosing interval depends on </w:t>
      </w:r>
      <w:r w:rsidR="00102BB9">
        <w:rPr>
          <w:rFonts w:ascii="Arial" w:hAnsi="Arial" w:eastAsia="Arial Nova" w:cs="Arial"/>
          <w:b/>
          <w:bCs/>
        </w:rPr>
        <w:t>indication/procedure</w:t>
      </w:r>
    </w:p>
    <w:sectPr w:rsidRPr="0039749F" w:rsidR="2488B8F9" w:rsidSect="005914CA">
      <w:pgSz w:w="15840" w:h="12240" w:orient="landscape" w:code="1"/>
      <w:pgMar w:top="1008" w:right="1008" w:bottom="1008" w:left="1008" w:header="720" w:footer="720" w:gutter="0"/>
      <w:cols w:space="720"/>
      <w:docGrid w:linePitch="360"/>
    </w:sectPr>
  </w:body>
</w:document>
</file>

<file path=word/comments.xml><?xml version="1.0" encoding="utf-8"?>
<w:comments xmlns:w14="http://schemas.microsoft.com/office/word/2010/wordml" xmlns:w="http://schemas.openxmlformats.org/wordprocessingml/2006/main" xmlns:r="http://schemas.openxmlformats.org/officeDocument/2006/relationships">
  <w:comment xmlns:w="http://schemas.openxmlformats.org/wordprocessingml/2006/main" w:initials="KS" w:author="Karunakaran, Sharon" w:date="2025-11-24T10:48:33" w:id="785364396">
    <w:p xmlns:w14="http://schemas.microsoft.com/office/word/2010/wordml" xmlns:w="http://schemas.openxmlformats.org/wordprocessingml/2006/main" w:rsidR="59CA5CA3" w:rsidRDefault="21BE9C6A" w14:paraId="6371B8F6" w14:textId="65DFB83B">
      <w:pPr>
        <w:pStyle w:val="CommentText"/>
      </w:pPr>
      <w:r>
        <w:rPr>
          <w:rStyle w:val="CommentReference"/>
        </w:rPr>
        <w:annotationRef/>
      </w:r>
      <w:r w:rsidRPr="3CC664D2" w:rsidR="29B794EC">
        <w:t>Since most of these are clean procedures, should we recommend 24 hrs? Also, add another column below (next to agent) for post op abx duration? None vs 24hrs vs 48hrs (if really needed)</w:t>
      </w:r>
    </w:p>
  </w:comment>
  <w:comment xmlns:w="http://schemas.openxmlformats.org/wordprocessingml/2006/main" w:initials="KS" w:author="Karunakaran, Sharon" w:date="2026-01-07T10:31:38" w:id="1469958280">
    <w:p xmlns:w14="http://schemas.microsoft.com/office/word/2010/wordml" xmlns:w="http://schemas.openxmlformats.org/wordprocessingml/2006/main" w:rsidR="38C5DBEF" w:rsidRDefault="0B51D175" w14:paraId="41C33F0C" w14:textId="417533E6">
      <w:pPr>
        <w:pStyle w:val="CommentText"/>
      </w:pPr>
      <w:r>
        <w:rPr>
          <w:rStyle w:val="CommentReference"/>
        </w:rPr>
        <w:annotationRef/>
      </w:r>
      <w:r w:rsidRPr="610FCD66" w:rsidR="70A1D1A0">
        <w:rPr>
          <w:i w:val="1"/>
          <w:iCs w:val="1"/>
        </w:rPr>
        <w:t>American Journal of Health-System Pharmacy</w:t>
      </w:r>
      <w:r w:rsidRPr="32E87247" w:rsidR="3880CAF6">
        <w:t xml:space="preserve">, Volume 70, Issue 3, 1 February 2013, Pages 195–283, </w:t>
      </w:r>
      <w:hyperlink xmlns:r="http://schemas.openxmlformats.org/officeDocument/2006/relationships" r:id="R55bad26c6d224552">
        <w:r w:rsidRPr="75A008FF" w:rsidR="44C51914">
          <w:rPr>
            <w:rStyle w:val="Hyperlink"/>
          </w:rPr>
          <w:t>https://doi.org/10.2146/ajhp120568</w:t>
        </w:r>
      </w:hyperlink>
    </w:p>
  </w:comment>
  <w:comment xmlns:w="http://schemas.openxmlformats.org/wordprocessingml/2006/main" w:initials="KS" w:author="Karunakaran, Sharon" w:date="2026-01-07T11:01:15" w:id="717814117">
    <w:p xmlns:w14="http://schemas.microsoft.com/office/word/2010/wordml" xmlns:w="http://schemas.openxmlformats.org/wordprocessingml/2006/main" w:rsidR="18EE6DD1" w:rsidRDefault="2CEC8657" w14:paraId="5C81F6F9" w14:textId="21E9C42C">
      <w:pPr>
        <w:pStyle w:val="CommentText"/>
      </w:pPr>
      <w:r>
        <w:rPr>
          <w:rStyle w:val="CommentReference"/>
        </w:rPr>
        <w:annotationRef/>
      </w:r>
      <w:r w:rsidRPr="7B086490" w:rsidR="5B120E0E">
        <w:t>JAMA Surg</w:t>
      </w:r>
    </w:p>
    <w:p xmlns:w14="http://schemas.microsoft.com/office/word/2010/wordml" xmlns:w="http://schemas.openxmlformats.org/wordprocessingml/2006/main" w:rsidR="2E317D70" w:rsidRDefault="57349E94" w14:paraId="4ED03608" w14:textId="247A4DBB">
      <w:pPr>
        <w:pStyle w:val="CommentText"/>
      </w:pPr>
      <w:r w:rsidRPr="19010140" w:rsidR="53E21ED6">
        <w:t>Published Online: August 2017</w:t>
      </w:r>
    </w:p>
    <w:p xmlns:w14="http://schemas.microsoft.com/office/word/2010/wordml" xmlns:w="http://schemas.openxmlformats.org/wordprocessingml/2006/main" w:rsidR="0A85ED39" w:rsidRDefault="374461E0" w14:paraId="26E3E12D" w14:textId="3C4B6D03">
      <w:pPr>
        <w:pStyle w:val="CommentText"/>
      </w:pPr>
      <w:r w:rsidRPr="792149E6" w:rsidR="218D16FA">
        <w:t>2017;152;(8):784-791. doi:10.1001/jamasurg.2017.0904</w:t>
      </w:r>
    </w:p>
  </w:comment>
  <w:comment xmlns:w="http://schemas.openxmlformats.org/wordprocessingml/2006/main" w:initials="KS" w:author="Karunakaran, Sharon" w:date="2026-01-20T10:05:17" w:id="202652697">
    <w:p xmlns:w14="http://schemas.microsoft.com/office/word/2010/wordml" xmlns:w="http://schemas.openxmlformats.org/wordprocessingml/2006/main" w:rsidR="54336924" w:rsidRDefault="51A8FE04" w14:paraId="2175CED6" w14:textId="78D604FA">
      <w:pPr>
        <w:pStyle w:val="CommentText"/>
      </w:pPr>
      <w:r>
        <w:rPr>
          <w:rStyle w:val="CommentReference"/>
        </w:rPr>
        <w:annotationRef/>
      </w:r>
      <w:r w:rsidRPr="478201E9" w:rsidR="17DD262E">
        <w:t>Erin Butt, ARNP (emailed) does all pre-op abx and medication ordering. Post-op is surgeon dependent, but she would be a good resource/contact point.</w:t>
      </w:r>
    </w:p>
  </w:comment>
</w:comments>
</file>

<file path=word/commentsExtended.xml><?xml version="1.0" encoding="utf-8"?>
<w15:commentsEx xmlns:mc="http://schemas.openxmlformats.org/markup-compatibility/2006" xmlns:w15="http://schemas.microsoft.com/office/word/2012/wordml" mc:Ignorable="w15">
  <w15:commentEx w15:done="0" w15:paraId="6371B8F6"/>
  <w15:commentEx w15:done="0" w15:paraId="41C33F0C"/>
  <w15:commentEx w15:done="0" w15:paraId="26E3E12D"/>
  <w15:commentEx w15:done="0" w15:paraId="2175CED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40469C" w16cex:dateUtc="2025-11-24T15:48:33.168Z"/>
  <w16cex:commentExtensible w16cex:durableId="139D97C9" w16cex:dateUtc="2026-01-07T15:31:38.117Z"/>
  <w16cex:commentExtensible w16cex:durableId="1A103549" w16cex:dateUtc="2026-01-07T16:01:15.67Z"/>
  <w16cex:commentExtensible w16cex:durableId="47AF68FE" w16cex:dateUtc="2026-01-20T15:05:17.538Z"/>
</w16cex:commentsExtensible>
</file>

<file path=word/commentsIds.xml><?xml version="1.0" encoding="utf-8"?>
<w16cid:commentsIds xmlns:mc="http://schemas.openxmlformats.org/markup-compatibility/2006" xmlns:w16cid="http://schemas.microsoft.com/office/word/2016/wordml/cid" mc:Ignorable="w16cid">
  <w16cid:commentId w16cid:paraId="6371B8F6" w16cid:durableId="3740469C"/>
  <w16cid:commentId w16cid:paraId="41C33F0C" w16cid:durableId="139D97C9"/>
  <w16cid:commentId w16cid:paraId="26E3E12D" w16cid:durableId="1A103549"/>
  <w16cid:commentId w16cid:paraId="2175CED6" w16cid:durableId="47AF68F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7590E" w:rsidRDefault="0057590E" w14:paraId="17622C2F" w14:textId="77777777">
      <w:pPr>
        <w:spacing w:after="0" w:line="240" w:lineRule="auto"/>
      </w:pPr>
      <w:r>
        <w:separator/>
      </w:r>
    </w:p>
  </w:endnote>
  <w:endnote w:type="continuationSeparator" w:id="0">
    <w:p w:rsidR="0057590E" w:rsidRDefault="0057590E" w14:paraId="6FB0DE4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ova">
    <w:altName w:val="Times New Roman"/>
    <w:panose1 w:val="020B0504020202020204"/>
    <w:charset w:val="00"/>
    <w:family w:val="swiss"/>
    <w:pitch w:val="variable"/>
    <w:sig w:usb0="0000028F" w:usb1="00000002"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7590E" w:rsidTr="2488B8F9" w14:paraId="7DE56F91" w14:textId="77777777">
      <w:trPr>
        <w:trHeight w:val="300"/>
      </w:trPr>
      <w:tc>
        <w:tcPr>
          <w:tcW w:w="3120" w:type="dxa"/>
        </w:tcPr>
        <w:p w:rsidR="0057590E" w:rsidP="2488B8F9" w:rsidRDefault="0057590E" w14:paraId="085B363A" w14:textId="173E5FC5">
          <w:pPr>
            <w:pStyle w:val="Header"/>
            <w:ind w:left="-115"/>
          </w:pPr>
        </w:p>
      </w:tc>
      <w:tc>
        <w:tcPr>
          <w:tcW w:w="3120" w:type="dxa"/>
        </w:tcPr>
        <w:p w:rsidR="0057590E" w:rsidP="2488B8F9" w:rsidRDefault="0057590E" w14:paraId="658CD81E" w14:textId="753BFFEA">
          <w:pPr>
            <w:pStyle w:val="Header"/>
            <w:jc w:val="center"/>
          </w:pPr>
        </w:p>
      </w:tc>
      <w:tc>
        <w:tcPr>
          <w:tcW w:w="3120" w:type="dxa"/>
        </w:tcPr>
        <w:p w:rsidR="0057590E" w:rsidP="2488B8F9" w:rsidRDefault="0057590E" w14:paraId="05BCEE3E" w14:textId="402A3D59">
          <w:pPr>
            <w:pStyle w:val="Header"/>
            <w:ind w:right="-115"/>
            <w:jc w:val="right"/>
          </w:pPr>
          <w:r>
            <w:t xml:space="preserve">5 </w:t>
          </w:r>
          <w:r>
            <w:fldChar w:fldCharType="begin"/>
          </w:r>
          <w:r>
            <w:instrText>PAGE</w:instrText>
          </w:r>
          <w:r>
            <w:fldChar w:fldCharType="separate"/>
          </w:r>
          <w:r w:rsidR="00DA32C9">
            <w:rPr>
              <w:noProof/>
            </w:rPr>
            <w:t>6</w:t>
          </w:r>
          <w:r>
            <w:fldChar w:fldCharType="end"/>
          </w:r>
        </w:p>
      </w:tc>
    </w:tr>
  </w:tbl>
  <w:p w:rsidR="0057590E" w:rsidP="2488B8F9" w:rsidRDefault="0057590E" w14:paraId="0D04B63B" w14:textId="3F2C41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7590E" w:rsidRDefault="0057590E" w14:paraId="350B34D0" w14:textId="77777777">
      <w:pPr>
        <w:spacing w:after="0" w:line="240" w:lineRule="auto"/>
      </w:pPr>
      <w:r>
        <w:separator/>
      </w:r>
    </w:p>
  </w:footnote>
  <w:footnote w:type="continuationSeparator" w:id="0">
    <w:p w:rsidR="0057590E" w:rsidRDefault="0057590E" w14:paraId="001695F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57590E" w:rsidTr="2488B8F9" w14:paraId="233A851C" w14:textId="77777777">
      <w:trPr>
        <w:trHeight w:val="300"/>
      </w:trPr>
      <w:tc>
        <w:tcPr>
          <w:tcW w:w="3120" w:type="dxa"/>
        </w:tcPr>
        <w:p w:rsidR="0057590E" w:rsidP="2488B8F9" w:rsidRDefault="0057590E" w14:paraId="550AC594" w14:textId="21F0CCB0">
          <w:pPr>
            <w:pStyle w:val="Header"/>
            <w:ind w:left="-115"/>
          </w:pPr>
        </w:p>
      </w:tc>
      <w:tc>
        <w:tcPr>
          <w:tcW w:w="3120" w:type="dxa"/>
        </w:tcPr>
        <w:p w:rsidR="0057590E" w:rsidP="2488B8F9" w:rsidRDefault="0057590E" w14:paraId="430EB04A" w14:textId="1FAAC236">
          <w:pPr>
            <w:pStyle w:val="Header"/>
            <w:jc w:val="center"/>
          </w:pPr>
        </w:p>
      </w:tc>
      <w:tc>
        <w:tcPr>
          <w:tcW w:w="3120" w:type="dxa"/>
        </w:tcPr>
        <w:p w:rsidR="0057590E" w:rsidP="2488B8F9" w:rsidRDefault="0057590E" w14:paraId="4EE376CC" w14:textId="5E1B3650">
          <w:pPr>
            <w:pStyle w:val="Header"/>
            <w:ind w:right="-115"/>
            <w:jc w:val="right"/>
          </w:pPr>
        </w:p>
      </w:tc>
    </w:tr>
  </w:tbl>
  <w:p w:rsidR="0057590E" w:rsidP="2488B8F9" w:rsidRDefault="0057590E" w14:paraId="4AF46AD9" w14:textId="5C5801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C154"/>
    <w:multiLevelType w:val="hybridMultilevel"/>
    <w:tmpl w:val="E9CE0DD6"/>
    <w:lvl w:ilvl="0" w:tplc="1B0E6F7C">
      <w:start w:val="1"/>
      <w:numFmt w:val="bullet"/>
      <w:lvlText w:val=""/>
      <w:lvlJc w:val="left"/>
      <w:pPr>
        <w:ind w:left="720" w:hanging="360"/>
      </w:pPr>
      <w:rPr>
        <w:rFonts w:hint="default" w:ascii="Symbol" w:hAnsi="Symbol"/>
      </w:rPr>
    </w:lvl>
    <w:lvl w:ilvl="1" w:tplc="7036323C">
      <w:numFmt w:val="bullet"/>
      <w:lvlText w:val="•"/>
      <w:lvlJc w:val="left"/>
      <w:pPr>
        <w:ind w:left="979" w:hanging="284"/>
      </w:pPr>
      <w:rPr>
        <w:rFonts w:hint="default" w:ascii="Arial" w:hAnsi="Arial"/>
      </w:rPr>
    </w:lvl>
    <w:lvl w:ilvl="2" w:tplc="76F40738">
      <w:start w:val="1"/>
      <w:numFmt w:val="bullet"/>
      <w:lvlText w:val=""/>
      <w:lvlJc w:val="left"/>
      <w:pPr>
        <w:ind w:left="2160" w:hanging="360"/>
      </w:pPr>
      <w:rPr>
        <w:rFonts w:hint="default" w:ascii="Wingdings" w:hAnsi="Wingdings"/>
      </w:rPr>
    </w:lvl>
    <w:lvl w:ilvl="3" w:tplc="55D2B41A">
      <w:start w:val="1"/>
      <w:numFmt w:val="bullet"/>
      <w:lvlText w:val=""/>
      <w:lvlJc w:val="left"/>
      <w:pPr>
        <w:ind w:left="2880" w:hanging="360"/>
      </w:pPr>
      <w:rPr>
        <w:rFonts w:hint="default" w:ascii="Symbol" w:hAnsi="Symbol"/>
      </w:rPr>
    </w:lvl>
    <w:lvl w:ilvl="4" w:tplc="FFF60E78">
      <w:start w:val="1"/>
      <w:numFmt w:val="bullet"/>
      <w:lvlText w:val="o"/>
      <w:lvlJc w:val="left"/>
      <w:pPr>
        <w:ind w:left="3600" w:hanging="360"/>
      </w:pPr>
      <w:rPr>
        <w:rFonts w:hint="default" w:ascii="Courier New" w:hAnsi="Courier New"/>
      </w:rPr>
    </w:lvl>
    <w:lvl w:ilvl="5" w:tplc="6A14F8DA">
      <w:start w:val="1"/>
      <w:numFmt w:val="bullet"/>
      <w:lvlText w:val=""/>
      <w:lvlJc w:val="left"/>
      <w:pPr>
        <w:ind w:left="4320" w:hanging="360"/>
      </w:pPr>
      <w:rPr>
        <w:rFonts w:hint="default" w:ascii="Wingdings" w:hAnsi="Wingdings"/>
      </w:rPr>
    </w:lvl>
    <w:lvl w:ilvl="6" w:tplc="6F00C642">
      <w:start w:val="1"/>
      <w:numFmt w:val="bullet"/>
      <w:lvlText w:val=""/>
      <w:lvlJc w:val="left"/>
      <w:pPr>
        <w:ind w:left="5040" w:hanging="360"/>
      </w:pPr>
      <w:rPr>
        <w:rFonts w:hint="default" w:ascii="Symbol" w:hAnsi="Symbol"/>
      </w:rPr>
    </w:lvl>
    <w:lvl w:ilvl="7" w:tplc="86088554">
      <w:start w:val="1"/>
      <w:numFmt w:val="bullet"/>
      <w:lvlText w:val="o"/>
      <w:lvlJc w:val="left"/>
      <w:pPr>
        <w:ind w:left="5760" w:hanging="360"/>
      </w:pPr>
      <w:rPr>
        <w:rFonts w:hint="default" w:ascii="Courier New" w:hAnsi="Courier New"/>
      </w:rPr>
    </w:lvl>
    <w:lvl w:ilvl="8" w:tplc="6B12F4F2">
      <w:start w:val="1"/>
      <w:numFmt w:val="bullet"/>
      <w:lvlText w:val=""/>
      <w:lvlJc w:val="left"/>
      <w:pPr>
        <w:ind w:left="6480" w:hanging="360"/>
      </w:pPr>
      <w:rPr>
        <w:rFonts w:hint="default" w:ascii="Wingdings" w:hAnsi="Wingdings"/>
      </w:rPr>
    </w:lvl>
  </w:abstractNum>
  <w:abstractNum w:abstractNumId="1" w15:restartNumberingAfterBreak="0">
    <w:nsid w:val="1647BF5B"/>
    <w:multiLevelType w:val="hybridMultilevel"/>
    <w:tmpl w:val="9BF22268"/>
    <w:lvl w:ilvl="0" w:tplc="4D460D72">
      <w:start w:val="1"/>
      <w:numFmt w:val="bullet"/>
      <w:lvlText w:val=""/>
      <w:lvlJc w:val="left"/>
      <w:pPr>
        <w:ind w:left="720" w:hanging="360"/>
      </w:pPr>
      <w:rPr>
        <w:rFonts w:hint="default" w:ascii="Symbol" w:hAnsi="Symbol"/>
      </w:rPr>
    </w:lvl>
    <w:lvl w:ilvl="1" w:tplc="28222076">
      <w:numFmt w:val="bullet"/>
      <w:lvlText w:val="•"/>
      <w:lvlJc w:val="left"/>
      <w:pPr>
        <w:ind w:left="979" w:hanging="284"/>
      </w:pPr>
      <w:rPr>
        <w:rFonts w:hint="default" w:ascii="Arial" w:hAnsi="Arial"/>
      </w:rPr>
    </w:lvl>
    <w:lvl w:ilvl="2" w:tplc="A2869580">
      <w:start w:val="1"/>
      <w:numFmt w:val="bullet"/>
      <w:lvlText w:val=""/>
      <w:lvlJc w:val="left"/>
      <w:pPr>
        <w:ind w:left="2160" w:hanging="360"/>
      </w:pPr>
      <w:rPr>
        <w:rFonts w:hint="default" w:ascii="Wingdings" w:hAnsi="Wingdings"/>
      </w:rPr>
    </w:lvl>
    <w:lvl w:ilvl="3" w:tplc="B67427AA">
      <w:start w:val="1"/>
      <w:numFmt w:val="bullet"/>
      <w:lvlText w:val=""/>
      <w:lvlJc w:val="left"/>
      <w:pPr>
        <w:ind w:left="2880" w:hanging="360"/>
      </w:pPr>
      <w:rPr>
        <w:rFonts w:hint="default" w:ascii="Symbol" w:hAnsi="Symbol"/>
      </w:rPr>
    </w:lvl>
    <w:lvl w:ilvl="4" w:tplc="E7543A98">
      <w:start w:val="1"/>
      <w:numFmt w:val="bullet"/>
      <w:lvlText w:val="o"/>
      <w:lvlJc w:val="left"/>
      <w:pPr>
        <w:ind w:left="3600" w:hanging="360"/>
      </w:pPr>
      <w:rPr>
        <w:rFonts w:hint="default" w:ascii="Courier New" w:hAnsi="Courier New"/>
      </w:rPr>
    </w:lvl>
    <w:lvl w:ilvl="5" w:tplc="33FCAED6">
      <w:start w:val="1"/>
      <w:numFmt w:val="bullet"/>
      <w:lvlText w:val=""/>
      <w:lvlJc w:val="left"/>
      <w:pPr>
        <w:ind w:left="4320" w:hanging="360"/>
      </w:pPr>
      <w:rPr>
        <w:rFonts w:hint="default" w:ascii="Wingdings" w:hAnsi="Wingdings"/>
      </w:rPr>
    </w:lvl>
    <w:lvl w:ilvl="6" w:tplc="EF344F00">
      <w:start w:val="1"/>
      <w:numFmt w:val="bullet"/>
      <w:lvlText w:val=""/>
      <w:lvlJc w:val="left"/>
      <w:pPr>
        <w:ind w:left="5040" w:hanging="360"/>
      </w:pPr>
      <w:rPr>
        <w:rFonts w:hint="default" w:ascii="Symbol" w:hAnsi="Symbol"/>
      </w:rPr>
    </w:lvl>
    <w:lvl w:ilvl="7" w:tplc="0812F69A">
      <w:start w:val="1"/>
      <w:numFmt w:val="bullet"/>
      <w:lvlText w:val="o"/>
      <w:lvlJc w:val="left"/>
      <w:pPr>
        <w:ind w:left="5760" w:hanging="360"/>
      </w:pPr>
      <w:rPr>
        <w:rFonts w:hint="default" w:ascii="Courier New" w:hAnsi="Courier New"/>
      </w:rPr>
    </w:lvl>
    <w:lvl w:ilvl="8" w:tplc="147AF726">
      <w:start w:val="1"/>
      <w:numFmt w:val="bullet"/>
      <w:lvlText w:val=""/>
      <w:lvlJc w:val="left"/>
      <w:pPr>
        <w:ind w:left="6480" w:hanging="360"/>
      </w:pPr>
      <w:rPr>
        <w:rFonts w:hint="default" w:ascii="Wingdings" w:hAnsi="Wingdings"/>
      </w:rPr>
    </w:lvl>
  </w:abstractNum>
  <w:abstractNum w:abstractNumId="2" w15:restartNumberingAfterBreak="0">
    <w:nsid w:val="1731C810"/>
    <w:multiLevelType w:val="hybridMultilevel"/>
    <w:tmpl w:val="661CB92A"/>
    <w:lvl w:ilvl="0" w:tplc="F2F2EC68">
      <w:start w:val="1"/>
      <w:numFmt w:val="bullet"/>
      <w:lvlText w:val=""/>
      <w:lvlJc w:val="left"/>
      <w:pPr>
        <w:ind w:left="720" w:hanging="360"/>
      </w:pPr>
      <w:rPr>
        <w:rFonts w:hint="default" w:ascii="Symbol" w:hAnsi="Symbol"/>
      </w:rPr>
    </w:lvl>
    <w:lvl w:ilvl="1" w:tplc="00C865C6">
      <w:numFmt w:val="bullet"/>
      <w:lvlText w:val="•"/>
      <w:lvlJc w:val="left"/>
      <w:pPr>
        <w:ind w:left="979" w:hanging="284"/>
      </w:pPr>
      <w:rPr>
        <w:rFonts w:hint="default" w:ascii="Arial" w:hAnsi="Arial"/>
      </w:rPr>
    </w:lvl>
    <w:lvl w:ilvl="2" w:tplc="FA702376">
      <w:start w:val="1"/>
      <w:numFmt w:val="bullet"/>
      <w:lvlText w:val=""/>
      <w:lvlJc w:val="left"/>
      <w:pPr>
        <w:ind w:left="2160" w:hanging="360"/>
      </w:pPr>
      <w:rPr>
        <w:rFonts w:hint="default" w:ascii="Wingdings" w:hAnsi="Wingdings"/>
      </w:rPr>
    </w:lvl>
    <w:lvl w:ilvl="3" w:tplc="BB705AEE">
      <w:start w:val="1"/>
      <w:numFmt w:val="bullet"/>
      <w:lvlText w:val=""/>
      <w:lvlJc w:val="left"/>
      <w:pPr>
        <w:ind w:left="2880" w:hanging="360"/>
      </w:pPr>
      <w:rPr>
        <w:rFonts w:hint="default" w:ascii="Symbol" w:hAnsi="Symbol"/>
      </w:rPr>
    </w:lvl>
    <w:lvl w:ilvl="4" w:tplc="FA02B532">
      <w:start w:val="1"/>
      <w:numFmt w:val="bullet"/>
      <w:lvlText w:val="o"/>
      <w:lvlJc w:val="left"/>
      <w:pPr>
        <w:ind w:left="3600" w:hanging="360"/>
      </w:pPr>
      <w:rPr>
        <w:rFonts w:hint="default" w:ascii="Courier New" w:hAnsi="Courier New"/>
      </w:rPr>
    </w:lvl>
    <w:lvl w:ilvl="5" w:tplc="B1F2117A">
      <w:start w:val="1"/>
      <w:numFmt w:val="bullet"/>
      <w:lvlText w:val=""/>
      <w:lvlJc w:val="left"/>
      <w:pPr>
        <w:ind w:left="4320" w:hanging="360"/>
      </w:pPr>
      <w:rPr>
        <w:rFonts w:hint="default" w:ascii="Wingdings" w:hAnsi="Wingdings"/>
      </w:rPr>
    </w:lvl>
    <w:lvl w:ilvl="6" w:tplc="B58EB57A">
      <w:start w:val="1"/>
      <w:numFmt w:val="bullet"/>
      <w:lvlText w:val=""/>
      <w:lvlJc w:val="left"/>
      <w:pPr>
        <w:ind w:left="5040" w:hanging="360"/>
      </w:pPr>
      <w:rPr>
        <w:rFonts w:hint="default" w:ascii="Symbol" w:hAnsi="Symbol"/>
      </w:rPr>
    </w:lvl>
    <w:lvl w:ilvl="7" w:tplc="91DC4478">
      <w:start w:val="1"/>
      <w:numFmt w:val="bullet"/>
      <w:lvlText w:val="o"/>
      <w:lvlJc w:val="left"/>
      <w:pPr>
        <w:ind w:left="5760" w:hanging="360"/>
      </w:pPr>
      <w:rPr>
        <w:rFonts w:hint="default" w:ascii="Courier New" w:hAnsi="Courier New"/>
      </w:rPr>
    </w:lvl>
    <w:lvl w:ilvl="8" w:tplc="3556B570">
      <w:start w:val="1"/>
      <w:numFmt w:val="bullet"/>
      <w:lvlText w:val=""/>
      <w:lvlJc w:val="left"/>
      <w:pPr>
        <w:ind w:left="6480" w:hanging="360"/>
      </w:pPr>
      <w:rPr>
        <w:rFonts w:hint="default" w:ascii="Wingdings" w:hAnsi="Wingdings"/>
      </w:rPr>
    </w:lvl>
  </w:abstractNum>
  <w:abstractNum w:abstractNumId="3" w15:restartNumberingAfterBreak="0">
    <w:nsid w:val="1BE2584E"/>
    <w:multiLevelType w:val="hybridMultilevel"/>
    <w:tmpl w:val="921CC09E"/>
    <w:lvl w:ilvl="0" w:tplc="28E66238">
      <w:start w:val="1"/>
      <w:numFmt w:val="bullet"/>
      <w:lvlText w:val=""/>
      <w:lvlJc w:val="left"/>
      <w:pPr>
        <w:ind w:left="720" w:hanging="360"/>
      </w:pPr>
      <w:rPr>
        <w:rFonts w:hint="default" w:ascii="Symbol" w:hAnsi="Symbol"/>
      </w:rPr>
    </w:lvl>
    <w:lvl w:ilvl="1" w:tplc="8A02D3AE">
      <w:numFmt w:val="bullet"/>
      <w:lvlText w:val="•"/>
      <w:lvlJc w:val="left"/>
      <w:pPr>
        <w:ind w:left="979" w:hanging="284"/>
      </w:pPr>
      <w:rPr>
        <w:rFonts w:hint="default" w:ascii="Arial" w:hAnsi="Arial"/>
      </w:rPr>
    </w:lvl>
    <w:lvl w:ilvl="2" w:tplc="4368588E">
      <w:start w:val="1"/>
      <w:numFmt w:val="bullet"/>
      <w:lvlText w:val=""/>
      <w:lvlJc w:val="left"/>
      <w:pPr>
        <w:ind w:left="2160" w:hanging="360"/>
      </w:pPr>
      <w:rPr>
        <w:rFonts w:hint="default" w:ascii="Wingdings" w:hAnsi="Wingdings"/>
      </w:rPr>
    </w:lvl>
    <w:lvl w:ilvl="3" w:tplc="C9A0B2CA">
      <w:start w:val="1"/>
      <w:numFmt w:val="bullet"/>
      <w:lvlText w:val=""/>
      <w:lvlJc w:val="left"/>
      <w:pPr>
        <w:ind w:left="2880" w:hanging="360"/>
      </w:pPr>
      <w:rPr>
        <w:rFonts w:hint="default" w:ascii="Symbol" w:hAnsi="Symbol"/>
      </w:rPr>
    </w:lvl>
    <w:lvl w:ilvl="4" w:tplc="645A66D4">
      <w:start w:val="1"/>
      <w:numFmt w:val="bullet"/>
      <w:lvlText w:val="o"/>
      <w:lvlJc w:val="left"/>
      <w:pPr>
        <w:ind w:left="3600" w:hanging="360"/>
      </w:pPr>
      <w:rPr>
        <w:rFonts w:hint="default" w:ascii="Courier New" w:hAnsi="Courier New"/>
      </w:rPr>
    </w:lvl>
    <w:lvl w:ilvl="5" w:tplc="687E08C2">
      <w:start w:val="1"/>
      <w:numFmt w:val="bullet"/>
      <w:lvlText w:val=""/>
      <w:lvlJc w:val="left"/>
      <w:pPr>
        <w:ind w:left="4320" w:hanging="360"/>
      </w:pPr>
      <w:rPr>
        <w:rFonts w:hint="default" w:ascii="Wingdings" w:hAnsi="Wingdings"/>
      </w:rPr>
    </w:lvl>
    <w:lvl w:ilvl="6" w:tplc="4CC21242">
      <w:start w:val="1"/>
      <w:numFmt w:val="bullet"/>
      <w:lvlText w:val=""/>
      <w:lvlJc w:val="left"/>
      <w:pPr>
        <w:ind w:left="5040" w:hanging="360"/>
      </w:pPr>
      <w:rPr>
        <w:rFonts w:hint="default" w:ascii="Symbol" w:hAnsi="Symbol"/>
      </w:rPr>
    </w:lvl>
    <w:lvl w:ilvl="7" w:tplc="BAB69154">
      <w:start w:val="1"/>
      <w:numFmt w:val="bullet"/>
      <w:lvlText w:val="o"/>
      <w:lvlJc w:val="left"/>
      <w:pPr>
        <w:ind w:left="5760" w:hanging="360"/>
      </w:pPr>
      <w:rPr>
        <w:rFonts w:hint="default" w:ascii="Courier New" w:hAnsi="Courier New"/>
      </w:rPr>
    </w:lvl>
    <w:lvl w:ilvl="8" w:tplc="A61C12FC">
      <w:start w:val="1"/>
      <w:numFmt w:val="bullet"/>
      <w:lvlText w:val=""/>
      <w:lvlJc w:val="left"/>
      <w:pPr>
        <w:ind w:left="6480" w:hanging="360"/>
      </w:pPr>
      <w:rPr>
        <w:rFonts w:hint="default" w:ascii="Wingdings" w:hAnsi="Wingdings"/>
      </w:rPr>
    </w:lvl>
  </w:abstractNum>
  <w:abstractNum w:abstractNumId="4" w15:restartNumberingAfterBreak="0">
    <w:nsid w:val="1C5D9C8D"/>
    <w:multiLevelType w:val="hybridMultilevel"/>
    <w:tmpl w:val="0DD630EC"/>
    <w:lvl w:ilvl="0" w:tplc="442003B4">
      <w:start w:val="1"/>
      <w:numFmt w:val="bullet"/>
      <w:lvlText w:val=""/>
      <w:lvlJc w:val="left"/>
      <w:pPr>
        <w:ind w:left="720" w:hanging="360"/>
      </w:pPr>
      <w:rPr>
        <w:rFonts w:hint="default" w:ascii="Symbol" w:hAnsi="Symbol"/>
      </w:rPr>
    </w:lvl>
    <w:lvl w:ilvl="1" w:tplc="64A80F5C">
      <w:start w:val="1"/>
      <w:numFmt w:val="bullet"/>
      <w:lvlText w:val="o"/>
      <w:lvlJc w:val="left"/>
      <w:pPr>
        <w:ind w:left="1440" w:hanging="360"/>
      </w:pPr>
      <w:rPr>
        <w:rFonts w:hint="default" w:ascii="Courier New" w:hAnsi="Courier New"/>
      </w:rPr>
    </w:lvl>
    <w:lvl w:ilvl="2" w:tplc="77242766">
      <w:start w:val="1"/>
      <w:numFmt w:val="bullet"/>
      <w:lvlText w:val=""/>
      <w:lvlJc w:val="left"/>
      <w:pPr>
        <w:ind w:left="2160" w:hanging="360"/>
      </w:pPr>
      <w:rPr>
        <w:rFonts w:hint="default" w:ascii="Wingdings" w:hAnsi="Wingdings"/>
      </w:rPr>
    </w:lvl>
    <w:lvl w:ilvl="3" w:tplc="D7FEB866">
      <w:start w:val="1"/>
      <w:numFmt w:val="bullet"/>
      <w:lvlText w:val=""/>
      <w:lvlJc w:val="left"/>
      <w:pPr>
        <w:ind w:left="2880" w:hanging="360"/>
      </w:pPr>
      <w:rPr>
        <w:rFonts w:hint="default" w:ascii="Symbol" w:hAnsi="Symbol"/>
      </w:rPr>
    </w:lvl>
    <w:lvl w:ilvl="4" w:tplc="9990ACB2">
      <w:start w:val="1"/>
      <w:numFmt w:val="bullet"/>
      <w:lvlText w:val="o"/>
      <w:lvlJc w:val="left"/>
      <w:pPr>
        <w:ind w:left="3600" w:hanging="360"/>
      </w:pPr>
      <w:rPr>
        <w:rFonts w:hint="default" w:ascii="Courier New" w:hAnsi="Courier New"/>
      </w:rPr>
    </w:lvl>
    <w:lvl w:ilvl="5" w:tplc="B812083C">
      <w:start w:val="1"/>
      <w:numFmt w:val="bullet"/>
      <w:lvlText w:val=""/>
      <w:lvlJc w:val="left"/>
      <w:pPr>
        <w:ind w:left="4320" w:hanging="360"/>
      </w:pPr>
      <w:rPr>
        <w:rFonts w:hint="default" w:ascii="Wingdings" w:hAnsi="Wingdings"/>
      </w:rPr>
    </w:lvl>
    <w:lvl w:ilvl="6" w:tplc="2764A6F0">
      <w:start w:val="1"/>
      <w:numFmt w:val="bullet"/>
      <w:lvlText w:val=""/>
      <w:lvlJc w:val="left"/>
      <w:pPr>
        <w:ind w:left="5040" w:hanging="360"/>
      </w:pPr>
      <w:rPr>
        <w:rFonts w:hint="default" w:ascii="Symbol" w:hAnsi="Symbol"/>
      </w:rPr>
    </w:lvl>
    <w:lvl w:ilvl="7" w:tplc="B65EA53C">
      <w:start w:val="1"/>
      <w:numFmt w:val="bullet"/>
      <w:lvlText w:val="o"/>
      <w:lvlJc w:val="left"/>
      <w:pPr>
        <w:ind w:left="5760" w:hanging="360"/>
      </w:pPr>
      <w:rPr>
        <w:rFonts w:hint="default" w:ascii="Courier New" w:hAnsi="Courier New"/>
      </w:rPr>
    </w:lvl>
    <w:lvl w:ilvl="8" w:tplc="62FCE63A">
      <w:start w:val="1"/>
      <w:numFmt w:val="bullet"/>
      <w:lvlText w:val=""/>
      <w:lvlJc w:val="left"/>
      <w:pPr>
        <w:ind w:left="6480" w:hanging="360"/>
      </w:pPr>
      <w:rPr>
        <w:rFonts w:hint="default" w:ascii="Wingdings" w:hAnsi="Wingdings"/>
      </w:rPr>
    </w:lvl>
  </w:abstractNum>
  <w:abstractNum w:abstractNumId="5" w15:restartNumberingAfterBreak="0">
    <w:nsid w:val="2560BBA7"/>
    <w:multiLevelType w:val="hybridMultilevel"/>
    <w:tmpl w:val="C588AE52"/>
    <w:lvl w:ilvl="0" w:tplc="FBA0F488">
      <w:start w:val="1"/>
      <w:numFmt w:val="bullet"/>
      <w:lvlText w:val=""/>
      <w:lvlJc w:val="left"/>
      <w:pPr>
        <w:ind w:left="720" w:hanging="360"/>
      </w:pPr>
      <w:rPr>
        <w:rFonts w:hint="default" w:ascii="Symbol" w:hAnsi="Symbol"/>
      </w:rPr>
    </w:lvl>
    <w:lvl w:ilvl="1" w:tplc="A684A8D4">
      <w:numFmt w:val="bullet"/>
      <w:lvlText w:val="•"/>
      <w:lvlJc w:val="left"/>
      <w:pPr>
        <w:ind w:left="979" w:hanging="284"/>
      </w:pPr>
      <w:rPr>
        <w:rFonts w:hint="default" w:ascii="Arial" w:hAnsi="Arial"/>
      </w:rPr>
    </w:lvl>
    <w:lvl w:ilvl="2" w:tplc="7B6C7152">
      <w:start w:val="1"/>
      <w:numFmt w:val="bullet"/>
      <w:lvlText w:val=""/>
      <w:lvlJc w:val="left"/>
      <w:pPr>
        <w:ind w:left="2160" w:hanging="360"/>
      </w:pPr>
      <w:rPr>
        <w:rFonts w:hint="default" w:ascii="Wingdings" w:hAnsi="Wingdings"/>
      </w:rPr>
    </w:lvl>
    <w:lvl w:ilvl="3" w:tplc="DCFE9364">
      <w:start w:val="1"/>
      <w:numFmt w:val="bullet"/>
      <w:lvlText w:val=""/>
      <w:lvlJc w:val="left"/>
      <w:pPr>
        <w:ind w:left="2880" w:hanging="360"/>
      </w:pPr>
      <w:rPr>
        <w:rFonts w:hint="default" w:ascii="Symbol" w:hAnsi="Symbol"/>
      </w:rPr>
    </w:lvl>
    <w:lvl w:ilvl="4" w:tplc="CD3E493C">
      <w:start w:val="1"/>
      <w:numFmt w:val="bullet"/>
      <w:lvlText w:val="o"/>
      <w:lvlJc w:val="left"/>
      <w:pPr>
        <w:ind w:left="3600" w:hanging="360"/>
      </w:pPr>
      <w:rPr>
        <w:rFonts w:hint="default" w:ascii="Courier New" w:hAnsi="Courier New"/>
      </w:rPr>
    </w:lvl>
    <w:lvl w:ilvl="5" w:tplc="E0DE235A">
      <w:start w:val="1"/>
      <w:numFmt w:val="bullet"/>
      <w:lvlText w:val=""/>
      <w:lvlJc w:val="left"/>
      <w:pPr>
        <w:ind w:left="4320" w:hanging="360"/>
      </w:pPr>
      <w:rPr>
        <w:rFonts w:hint="default" w:ascii="Wingdings" w:hAnsi="Wingdings"/>
      </w:rPr>
    </w:lvl>
    <w:lvl w:ilvl="6" w:tplc="B964B5E4">
      <w:start w:val="1"/>
      <w:numFmt w:val="bullet"/>
      <w:lvlText w:val=""/>
      <w:lvlJc w:val="left"/>
      <w:pPr>
        <w:ind w:left="5040" w:hanging="360"/>
      </w:pPr>
      <w:rPr>
        <w:rFonts w:hint="default" w:ascii="Symbol" w:hAnsi="Symbol"/>
      </w:rPr>
    </w:lvl>
    <w:lvl w:ilvl="7" w:tplc="8DE86450">
      <w:start w:val="1"/>
      <w:numFmt w:val="bullet"/>
      <w:lvlText w:val="o"/>
      <w:lvlJc w:val="left"/>
      <w:pPr>
        <w:ind w:left="5760" w:hanging="360"/>
      </w:pPr>
      <w:rPr>
        <w:rFonts w:hint="default" w:ascii="Courier New" w:hAnsi="Courier New"/>
      </w:rPr>
    </w:lvl>
    <w:lvl w:ilvl="8" w:tplc="E96A4CFC">
      <w:start w:val="1"/>
      <w:numFmt w:val="bullet"/>
      <w:lvlText w:val=""/>
      <w:lvlJc w:val="left"/>
      <w:pPr>
        <w:ind w:left="6480" w:hanging="360"/>
      </w:pPr>
      <w:rPr>
        <w:rFonts w:hint="default" w:ascii="Wingdings" w:hAnsi="Wingdings"/>
      </w:rPr>
    </w:lvl>
  </w:abstractNum>
  <w:abstractNum w:abstractNumId="6" w15:restartNumberingAfterBreak="0">
    <w:nsid w:val="2663473F"/>
    <w:multiLevelType w:val="hybridMultilevel"/>
    <w:tmpl w:val="845C6302"/>
    <w:lvl w:ilvl="0" w:tplc="CAFE184A">
      <w:start w:val="1"/>
      <w:numFmt w:val="bullet"/>
      <w:lvlText w:val=""/>
      <w:lvlJc w:val="left"/>
      <w:pPr>
        <w:ind w:left="720" w:hanging="360"/>
      </w:pPr>
      <w:rPr>
        <w:rFonts w:hint="default" w:ascii="Symbol" w:hAnsi="Symbol"/>
      </w:rPr>
    </w:lvl>
    <w:lvl w:ilvl="1" w:tplc="29CE0F28">
      <w:numFmt w:val="bullet"/>
      <w:lvlText w:val="•"/>
      <w:lvlJc w:val="left"/>
      <w:pPr>
        <w:ind w:left="979" w:hanging="284"/>
      </w:pPr>
      <w:rPr>
        <w:rFonts w:hint="default" w:ascii="Arial" w:hAnsi="Arial"/>
      </w:rPr>
    </w:lvl>
    <w:lvl w:ilvl="2" w:tplc="F5D8EFB6">
      <w:start w:val="1"/>
      <w:numFmt w:val="bullet"/>
      <w:lvlText w:val=""/>
      <w:lvlJc w:val="left"/>
      <w:pPr>
        <w:ind w:left="2160" w:hanging="360"/>
      </w:pPr>
      <w:rPr>
        <w:rFonts w:hint="default" w:ascii="Wingdings" w:hAnsi="Wingdings"/>
      </w:rPr>
    </w:lvl>
    <w:lvl w:ilvl="3" w:tplc="E0A8442E">
      <w:start w:val="1"/>
      <w:numFmt w:val="bullet"/>
      <w:lvlText w:val=""/>
      <w:lvlJc w:val="left"/>
      <w:pPr>
        <w:ind w:left="2880" w:hanging="360"/>
      </w:pPr>
      <w:rPr>
        <w:rFonts w:hint="default" w:ascii="Symbol" w:hAnsi="Symbol"/>
      </w:rPr>
    </w:lvl>
    <w:lvl w:ilvl="4" w:tplc="FB6850C0">
      <w:start w:val="1"/>
      <w:numFmt w:val="bullet"/>
      <w:lvlText w:val="o"/>
      <w:lvlJc w:val="left"/>
      <w:pPr>
        <w:ind w:left="3600" w:hanging="360"/>
      </w:pPr>
      <w:rPr>
        <w:rFonts w:hint="default" w:ascii="Courier New" w:hAnsi="Courier New"/>
      </w:rPr>
    </w:lvl>
    <w:lvl w:ilvl="5" w:tplc="418CFD36">
      <w:start w:val="1"/>
      <w:numFmt w:val="bullet"/>
      <w:lvlText w:val=""/>
      <w:lvlJc w:val="left"/>
      <w:pPr>
        <w:ind w:left="4320" w:hanging="360"/>
      </w:pPr>
      <w:rPr>
        <w:rFonts w:hint="default" w:ascii="Wingdings" w:hAnsi="Wingdings"/>
      </w:rPr>
    </w:lvl>
    <w:lvl w:ilvl="6" w:tplc="993AB208">
      <w:start w:val="1"/>
      <w:numFmt w:val="bullet"/>
      <w:lvlText w:val=""/>
      <w:lvlJc w:val="left"/>
      <w:pPr>
        <w:ind w:left="5040" w:hanging="360"/>
      </w:pPr>
      <w:rPr>
        <w:rFonts w:hint="default" w:ascii="Symbol" w:hAnsi="Symbol"/>
      </w:rPr>
    </w:lvl>
    <w:lvl w:ilvl="7" w:tplc="8BF4761A">
      <w:start w:val="1"/>
      <w:numFmt w:val="bullet"/>
      <w:lvlText w:val="o"/>
      <w:lvlJc w:val="left"/>
      <w:pPr>
        <w:ind w:left="5760" w:hanging="360"/>
      </w:pPr>
      <w:rPr>
        <w:rFonts w:hint="default" w:ascii="Courier New" w:hAnsi="Courier New"/>
      </w:rPr>
    </w:lvl>
    <w:lvl w:ilvl="8" w:tplc="34588D82">
      <w:start w:val="1"/>
      <w:numFmt w:val="bullet"/>
      <w:lvlText w:val=""/>
      <w:lvlJc w:val="left"/>
      <w:pPr>
        <w:ind w:left="6480" w:hanging="360"/>
      </w:pPr>
      <w:rPr>
        <w:rFonts w:hint="default" w:ascii="Wingdings" w:hAnsi="Wingdings"/>
      </w:rPr>
    </w:lvl>
  </w:abstractNum>
  <w:abstractNum w:abstractNumId="7" w15:restartNumberingAfterBreak="0">
    <w:nsid w:val="27594136"/>
    <w:multiLevelType w:val="hybridMultilevel"/>
    <w:tmpl w:val="FDD0DABA"/>
    <w:lvl w:ilvl="0" w:tplc="D4ECFE04">
      <w:start w:val="1"/>
      <w:numFmt w:val="bullet"/>
      <w:lvlText w:val=""/>
      <w:lvlJc w:val="left"/>
      <w:pPr>
        <w:ind w:left="720" w:hanging="360"/>
      </w:pPr>
      <w:rPr>
        <w:rFonts w:hint="default" w:ascii="Symbol" w:hAnsi="Symbol"/>
      </w:rPr>
    </w:lvl>
    <w:lvl w:ilvl="1" w:tplc="6794067A">
      <w:numFmt w:val="bullet"/>
      <w:lvlText w:val="•"/>
      <w:lvlJc w:val="left"/>
      <w:pPr>
        <w:ind w:left="979" w:hanging="284"/>
      </w:pPr>
      <w:rPr>
        <w:rFonts w:hint="default" w:ascii="Arial" w:hAnsi="Arial"/>
      </w:rPr>
    </w:lvl>
    <w:lvl w:ilvl="2" w:tplc="FA0E7FAE">
      <w:start w:val="1"/>
      <w:numFmt w:val="bullet"/>
      <w:lvlText w:val=""/>
      <w:lvlJc w:val="left"/>
      <w:pPr>
        <w:ind w:left="2160" w:hanging="360"/>
      </w:pPr>
      <w:rPr>
        <w:rFonts w:hint="default" w:ascii="Wingdings" w:hAnsi="Wingdings"/>
      </w:rPr>
    </w:lvl>
    <w:lvl w:ilvl="3" w:tplc="B11AB4A2">
      <w:start w:val="1"/>
      <w:numFmt w:val="bullet"/>
      <w:lvlText w:val=""/>
      <w:lvlJc w:val="left"/>
      <w:pPr>
        <w:ind w:left="2880" w:hanging="360"/>
      </w:pPr>
      <w:rPr>
        <w:rFonts w:hint="default" w:ascii="Symbol" w:hAnsi="Symbol"/>
      </w:rPr>
    </w:lvl>
    <w:lvl w:ilvl="4" w:tplc="54FA89DE">
      <w:start w:val="1"/>
      <w:numFmt w:val="bullet"/>
      <w:lvlText w:val="o"/>
      <w:lvlJc w:val="left"/>
      <w:pPr>
        <w:ind w:left="3600" w:hanging="360"/>
      </w:pPr>
      <w:rPr>
        <w:rFonts w:hint="default" w:ascii="Courier New" w:hAnsi="Courier New"/>
      </w:rPr>
    </w:lvl>
    <w:lvl w:ilvl="5" w:tplc="6E341C4A">
      <w:start w:val="1"/>
      <w:numFmt w:val="bullet"/>
      <w:lvlText w:val=""/>
      <w:lvlJc w:val="left"/>
      <w:pPr>
        <w:ind w:left="4320" w:hanging="360"/>
      </w:pPr>
      <w:rPr>
        <w:rFonts w:hint="default" w:ascii="Wingdings" w:hAnsi="Wingdings"/>
      </w:rPr>
    </w:lvl>
    <w:lvl w:ilvl="6" w:tplc="9FC6EEF2">
      <w:start w:val="1"/>
      <w:numFmt w:val="bullet"/>
      <w:lvlText w:val=""/>
      <w:lvlJc w:val="left"/>
      <w:pPr>
        <w:ind w:left="5040" w:hanging="360"/>
      </w:pPr>
      <w:rPr>
        <w:rFonts w:hint="default" w:ascii="Symbol" w:hAnsi="Symbol"/>
      </w:rPr>
    </w:lvl>
    <w:lvl w:ilvl="7" w:tplc="6D501AFE">
      <w:start w:val="1"/>
      <w:numFmt w:val="bullet"/>
      <w:lvlText w:val="o"/>
      <w:lvlJc w:val="left"/>
      <w:pPr>
        <w:ind w:left="5760" w:hanging="360"/>
      </w:pPr>
      <w:rPr>
        <w:rFonts w:hint="default" w:ascii="Courier New" w:hAnsi="Courier New"/>
      </w:rPr>
    </w:lvl>
    <w:lvl w:ilvl="8" w:tplc="D174E596">
      <w:start w:val="1"/>
      <w:numFmt w:val="bullet"/>
      <w:lvlText w:val=""/>
      <w:lvlJc w:val="left"/>
      <w:pPr>
        <w:ind w:left="6480" w:hanging="360"/>
      </w:pPr>
      <w:rPr>
        <w:rFonts w:hint="default" w:ascii="Wingdings" w:hAnsi="Wingdings"/>
      </w:rPr>
    </w:lvl>
  </w:abstractNum>
  <w:abstractNum w:abstractNumId="8" w15:restartNumberingAfterBreak="0">
    <w:nsid w:val="3678ED70"/>
    <w:multiLevelType w:val="hybridMultilevel"/>
    <w:tmpl w:val="D5221AD0"/>
    <w:lvl w:ilvl="0" w:tplc="E0B29E36">
      <w:start w:val="1"/>
      <w:numFmt w:val="bullet"/>
      <w:lvlText w:val=""/>
      <w:lvlJc w:val="left"/>
      <w:pPr>
        <w:ind w:left="720" w:hanging="360"/>
      </w:pPr>
      <w:rPr>
        <w:rFonts w:hint="default" w:ascii="Symbol" w:hAnsi="Symbol"/>
      </w:rPr>
    </w:lvl>
    <w:lvl w:ilvl="1" w:tplc="EAFC8928">
      <w:numFmt w:val="bullet"/>
      <w:lvlText w:val="•"/>
      <w:lvlJc w:val="left"/>
      <w:pPr>
        <w:ind w:left="979" w:hanging="284"/>
      </w:pPr>
      <w:rPr>
        <w:rFonts w:hint="default" w:ascii="Arial" w:hAnsi="Arial"/>
      </w:rPr>
    </w:lvl>
    <w:lvl w:ilvl="2" w:tplc="6BD64A90">
      <w:start w:val="1"/>
      <w:numFmt w:val="bullet"/>
      <w:lvlText w:val=""/>
      <w:lvlJc w:val="left"/>
      <w:pPr>
        <w:ind w:left="2160" w:hanging="360"/>
      </w:pPr>
      <w:rPr>
        <w:rFonts w:hint="default" w:ascii="Wingdings" w:hAnsi="Wingdings"/>
      </w:rPr>
    </w:lvl>
    <w:lvl w:ilvl="3" w:tplc="E2DCA8DE">
      <w:start w:val="1"/>
      <w:numFmt w:val="bullet"/>
      <w:lvlText w:val=""/>
      <w:lvlJc w:val="left"/>
      <w:pPr>
        <w:ind w:left="2880" w:hanging="360"/>
      </w:pPr>
      <w:rPr>
        <w:rFonts w:hint="default" w:ascii="Symbol" w:hAnsi="Symbol"/>
      </w:rPr>
    </w:lvl>
    <w:lvl w:ilvl="4" w:tplc="E090727C">
      <w:start w:val="1"/>
      <w:numFmt w:val="bullet"/>
      <w:lvlText w:val="o"/>
      <w:lvlJc w:val="left"/>
      <w:pPr>
        <w:ind w:left="3600" w:hanging="360"/>
      </w:pPr>
      <w:rPr>
        <w:rFonts w:hint="default" w:ascii="Courier New" w:hAnsi="Courier New"/>
      </w:rPr>
    </w:lvl>
    <w:lvl w:ilvl="5" w:tplc="94421AD8">
      <w:start w:val="1"/>
      <w:numFmt w:val="bullet"/>
      <w:lvlText w:val=""/>
      <w:lvlJc w:val="left"/>
      <w:pPr>
        <w:ind w:left="4320" w:hanging="360"/>
      </w:pPr>
      <w:rPr>
        <w:rFonts w:hint="default" w:ascii="Wingdings" w:hAnsi="Wingdings"/>
      </w:rPr>
    </w:lvl>
    <w:lvl w:ilvl="6" w:tplc="2B4EDB58">
      <w:start w:val="1"/>
      <w:numFmt w:val="bullet"/>
      <w:lvlText w:val=""/>
      <w:lvlJc w:val="left"/>
      <w:pPr>
        <w:ind w:left="5040" w:hanging="360"/>
      </w:pPr>
      <w:rPr>
        <w:rFonts w:hint="default" w:ascii="Symbol" w:hAnsi="Symbol"/>
      </w:rPr>
    </w:lvl>
    <w:lvl w:ilvl="7" w:tplc="58D20268">
      <w:start w:val="1"/>
      <w:numFmt w:val="bullet"/>
      <w:lvlText w:val="o"/>
      <w:lvlJc w:val="left"/>
      <w:pPr>
        <w:ind w:left="5760" w:hanging="360"/>
      </w:pPr>
      <w:rPr>
        <w:rFonts w:hint="default" w:ascii="Courier New" w:hAnsi="Courier New"/>
      </w:rPr>
    </w:lvl>
    <w:lvl w:ilvl="8" w:tplc="88909494">
      <w:start w:val="1"/>
      <w:numFmt w:val="bullet"/>
      <w:lvlText w:val=""/>
      <w:lvlJc w:val="left"/>
      <w:pPr>
        <w:ind w:left="6480" w:hanging="360"/>
      </w:pPr>
      <w:rPr>
        <w:rFonts w:hint="default" w:ascii="Wingdings" w:hAnsi="Wingdings"/>
      </w:rPr>
    </w:lvl>
  </w:abstractNum>
  <w:abstractNum w:abstractNumId="9" w15:restartNumberingAfterBreak="0">
    <w:nsid w:val="3F6CD40B"/>
    <w:multiLevelType w:val="hybridMultilevel"/>
    <w:tmpl w:val="D0C0D42E"/>
    <w:lvl w:ilvl="0" w:tplc="5E94B332">
      <w:start w:val="1"/>
      <w:numFmt w:val="bullet"/>
      <w:lvlText w:val=""/>
      <w:lvlJc w:val="left"/>
      <w:pPr>
        <w:ind w:left="720" w:hanging="360"/>
      </w:pPr>
      <w:rPr>
        <w:rFonts w:hint="default" w:ascii="Symbol" w:hAnsi="Symbol"/>
      </w:rPr>
    </w:lvl>
    <w:lvl w:ilvl="1" w:tplc="FD309C74">
      <w:numFmt w:val="bullet"/>
      <w:lvlText w:val="•"/>
      <w:lvlJc w:val="left"/>
      <w:pPr>
        <w:ind w:left="979" w:hanging="284"/>
      </w:pPr>
      <w:rPr>
        <w:rFonts w:hint="default" w:ascii="Arial" w:hAnsi="Arial"/>
      </w:rPr>
    </w:lvl>
    <w:lvl w:ilvl="2" w:tplc="B3FC3884">
      <w:start w:val="1"/>
      <w:numFmt w:val="bullet"/>
      <w:lvlText w:val=""/>
      <w:lvlJc w:val="left"/>
      <w:pPr>
        <w:ind w:left="2160" w:hanging="360"/>
      </w:pPr>
      <w:rPr>
        <w:rFonts w:hint="default" w:ascii="Wingdings" w:hAnsi="Wingdings"/>
      </w:rPr>
    </w:lvl>
    <w:lvl w:ilvl="3" w:tplc="78328F90">
      <w:start w:val="1"/>
      <w:numFmt w:val="bullet"/>
      <w:lvlText w:val=""/>
      <w:lvlJc w:val="left"/>
      <w:pPr>
        <w:ind w:left="2880" w:hanging="360"/>
      </w:pPr>
      <w:rPr>
        <w:rFonts w:hint="default" w:ascii="Symbol" w:hAnsi="Symbol"/>
      </w:rPr>
    </w:lvl>
    <w:lvl w:ilvl="4" w:tplc="1D42F814">
      <w:start w:val="1"/>
      <w:numFmt w:val="bullet"/>
      <w:lvlText w:val="o"/>
      <w:lvlJc w:val="left"/>
      <w:pPr>
        <w:ind w:left="3600" w:hanging="360"/>
      </w:pPr>
      <w:rPr>
        <w:rFonts w:hint="default" w:ascii="Courier New" w:hAnsi="Courier New"/>
      </w:rPr>
    </w:lvl>
    <w:lvl w:ilvl="5" w:tplc="CF069B62">
      <w:start w:val="1"/>
      <w:numFmt w:val="bullet"/>
      <w:lvlText w:val=""/>
      <w:lvlJc w:val="left"/>
      <w:pPr>
        <w:ind w:left="4320" w:hanging="360"/>
      </w:pPr>
      <w:rPr>
        <w:rFonts w:hint="default" w:ascii="Wingdings" w:hAnsi="Wingdings"/>
      </w:rPr>
    </w:lvl>
    <w:lvl w:ilvl="6" w:tplc="AA4C98DC">
      <w:start w:val="1"/>
      <w:numFmt w:val="bullet"/>
      <w:lvlText w:val=""/>
      <w:lvlJc w:val="left"/>
      <w:pPr>
        <w:ind w:left="5040" w:hanging="360"/>
      </w:pPr>
      <w:rPr>
        <w:rFonts w:hint="default" w:ascii="Symbol" w:hAnsi="Symbol"/>
      </w:rPr>
    </w:lvl>
    <w:lvl w:ilvl="7" w:tplc="AD6C95E4">
      <w:start w:val="1"/>
      <w:numFmt w:val="bullet"/>
      <w:lvlText w:val="o"/>
      <w:lvlJc w:val="left"/>
      <w:pPr>
        <w:ind w:left="5760" w:hanging="360"/>
      </w:pPr>
      <w:rPr>
        <w:rFonts w:hint="default" w:ascii="Courier New" w:hAnsi="Courier New"/>
      </w:rPr>
    </w:lvl>
    <w:lvl w:ilvl="8" w:tplc="C6BEF062">
      <w:start w:val="1"/>
      <w:numFmt w:val="bullet"/>
      <w:lvlText w:val=""/>
      <w:lvlJc w:val="left"/>
      <w:pPr>
        <w:ind w:left="6480" w:hanging="360"/>
      </w:pPr>
      <w:rPr>
        <w:rFonts w:hint="default" w:ascii="Wingdings" w:hAnsi="Wingdings"/>
      </w:rPr>
    </w:lvl>
  </w:abstractNum>
  <w:abstractNum w:abstractNumId="10" w15:restartNumberingAfterBreak="0">
    <w:nsid w:val="43DC5FCE"/>
    <w:multiLevelType w:val="hybridMultilevel"/>
    <w:tmpl w:val="37F070E0"/>
    <w:lvl w:ilvl="0" w:tplc="D00E4A6A">
      <w:start w:val="1"/>
      <w:numFmt w:val="bullet"/>
      <w:lvlText w:val=""/>
      <w:lvlJc w:val="left"/>
      <w:pPr>
        <w:ind w:left="720" w:hanging="360"/>
      </w:pPr>
      <w:rPr>
        <w:rFonts w:hint="default" w:ascii="Symbol" w:hAnsi="Symbol"/>
      </w:rPr>
    </w:lvl>
    <w:lvl w:ilvl="1" w:tplc="20441874">
      <w:numFmt w:val="bullet"/>
      <w:lvlText w:val="•"/>
      <w:lvlJc w:val="left"/>
      <w:pPr>
        <w:ind w:left="979" w:hanging="284"/>
      </w:pPr>
      <w:rPr>
        <w:rFonts w:hint="default" w:ascii="Arial" w:hAnsi="Arial"/>
      </w:rPr>
    </w:lvl>
    <w:lvl w:ilvl="2" w:tplc="66C03694">
      <w:start w:val="1"/>
      <w:numFmt w:val="bullet"/>
      <w:lvlText w:val=""/>
      <w:lvlJc w:val="left"/>
      <w:pPr>
        <w:ind w:left="2160" w:hanging="360"/>
      </w:pPr>
      <w:rPr>
        <w:rFonts w:hint="default" w:ascii="Wingdings" w:hAnsi="Wingdings"/>
      </w:rPr>
    </w:lvl>
    <w:lvl w:ilvl="3" w:tplc="59429B16">
      <w:start w:val="1"/>
      <w:numFmt w:val="bullet"/>
      <w:lvlText w:val=""/>
      <w:lvlJc w:val="left"/>
      <w:pPr>
        <w:ind w:left="2880" w:hanging="360"/>
      </w:pPr>
      <w:rPr>
        <w:rFonts w:hint="default" w:ascii="Symbol" w:hAnsi="Symbol"/>
      </w:rPr>
    </w:lvl>
    <w:lvl w:ilvl="4" w:tplc="45424EFC">
      <w:start w:val="1"/>
      <w:numFmt w:val="bullet"/>
      <w:lvlText w:val="o"/>
      <w:lvlJc w:val="left"/>
      <w:pPr>
        <w:ind w:left="3600" w:hanging="360"/>
      </w:pPr>
      <w:rPr>
        <w:rFonts w:hint="default" w:ascii="Courier New" w:hAnsi="Courier New"/>
      </w:rPr>
    </w:lvl>
    <w:lvl w:ilvl="5" w:tplc="7E1EAC52">
      <w:start w:val="1"/>
      <w:numFmt w:val="bullet"/>
      <w:lvlText w:val=""/>
      <w:lvlJc w:val="left"/>
      <w:pPr>
        <w:ind w:left="4320" w:hanging="360"/>
      </w:pPr>
      <w:rPr>
        <w:rFonts w:hint="default" w:ascii="Wingdings" w:hAnsi="Wingdings"/>
      </w:rPr>
    </w:lvl>
    <w:lvl w:ilvl="6" w:tplc="7B18CDD2">
      <w:start w:val="1"/>
      <w:numFmt w:val="bullet"/>
      <w:lvlText w:val=""/>
      <w:lvlJc w:val="left"/>
      <w:pPr>
        <w:ind w:left="5040" w:hanging="360"/>
      </w:pPr>
      <w:rPr>
        <w:rFonts w:hint="default" w:ascii="Symbol" w:hAnsi="Symbol"/>
      </w:rPr>
    </w:lvl>
    <w:lvl w:ilvl="7" w:tplc="89C4CA22">
      <w:start w:val="1"/>
      <w:numFmt w:val="bullet"/>
      <w:lvlText w:val="o"/>
      <w:lvlJc w:val="left"/>
      <w:pPr>
        <w:ind w:left="5760" w:hanging="360"/>
      </w:pPr>
      <w:rPr>
        <w:rFonts w:hint="default" w:ascii="Courier New" w:hAnsi="Courier New"/>
      </w:rPr>
    </w:lvl>
    <w:lvl w:ilvl="8" w:tplc="0F849D58">
      <w:start w:val="1"/>
      <w:numFmt w:val="bullet"/>
      <w:lvlText w:val=""/>
      <w:lvlJc w:val="left"/>
      <w:pPr>
        <w:ind w:left="6480" w:hanging="360"/>
      </w:pPr>
      <w:rPr>
        <w:rFonts w:hint="default" w:ascii="Wingdings" w:hAnsi="Wingdings"/>
      </w:rPr>
    </w:lvl>
  </w:abstractNum>
  <w:abstractNum w:abstractNumId="11" w15:restartNumberingAfterBreak="0">
    <w:nsid w:val="49AC9EDE"/>
    <w:multiLevelType w:val="hybridMultilevel"/>
    <w:tmpl w:val="AE940F2C"/>
    <w:lvl w:ilvl="0" w:tplc="65C2609E">
      <w:start w:val="1"/>
      <w:numFmt w:val="bullet"/>
      <w:lvlText w:val=""/>
      <w:lvlJc w:val="left"/>
      <w:pPr>
        <w:ind w:left="720" w:hanging="360"/>
      </w:pPr>
      <w:rPr>
        <w:rFonts w:hint="default" w:ascii="Symbol" w:hAnsi="Symbol"/>
      </w:rPr>
    </w:lvl>
    <w:lvl w:ilvl="1" w:tplc="0E22AA02">
      <w:numFmt w:val="bullet"/>
      <w:lvlText w:val="•"/>
      <w:lvlJc w:val="left"/>
      <w:pPr>
        <w:ind w:left="979" w:hanging="284"/>
      </w:pPr>
      <w:rPr>
        <w:rFonts w:hint="default" w:ascii="Arial" w:hAnsi="Arial"/>
      </w:rPr>
    </w:lvl>
    <w:lvl w:ilvl="2" w:tplc="872C4904">
      <w:start w:val="1"/>
      <w:numFmt w:val="bullet"/>
      <w:lvlText w:val=""/>
      <w:lvlJc w:val="left"/>
      <w:pPr>
        <w:ind w:left="2160" w:hanging="360"/>
      </w:pPr>
      <w:rPr>
        <w:rFonts w:hint="default" w:ascii="Wingdings" w:hAnsi="Wingdings"/>
      </w:rPr>
    </w:lvl>
    <w:lvl w:ilvl="3" w:tplc="9CDE88A6">
      <w:start w:val="1"/>
      <w:numFmt w:val="bullet"/>
      <w:lvlText w:val=""/>
      <w:lvlJc w:val="left"/>
      <w:pPr>
        <w:ind w:left="2880" w:hanging="360"/>
      </w:pPr>
      <w:rPr>
        <w:rFonts w:hint="default" w:ascii="Symbol" w:hAnsi="Symbol"/>
      </w:rPr>
    </w:lvl>
    <w:lvl w:ilvl="4" w:tplc="E5CEA31A">
      <w:start w:val="1"/>
      <w:numFmt w:val="bullet"/>
      <w:lvlText w:val="o"/>
      <w:lvlJc w:val="left"/>
      <w:pPr>
        <w:ind w:left="3600" w:hanging="360"/>
      </w:pPr>
      <w:rPr>
        <w:rFonts w:hint="default" w:ascii="Courier New" w:hAnsi="Courier New"/>
      </w:rPr>
    </w:lvl>
    <w:lvl w:ilvl="5" w:tplc="C33C8E06">
      <w:start w:val="1"/>
      <w:numFmt w:val="bullet"/>
      <w:lvlText w:val=""/>
      <w:lvlJc w:val="left"/>
      <w:pPr>
        <w:ind w:left="4320" w:hanging="360"/>
      </w:pPr>
      <w:rPr>
        <w:rFonts w:hint="default" w:ascii="Wingdings" w:hAnsi="Wingdings"/>
      </w:rPr>
    </w:lvl>
    <w:lvl w:ilvl="6" w:tplc="F7D42E66">
      <w:start w:val="1"/>
      <w:numFmt w:val="bullet"/>
      <w:lvlText w:val=""/>
      <w:lvlJc w:val="left"/>
      <w:pPr>
        <w:ind w:left="5040" w:hanging="360"/>
      </w:pPr>
      <w:rPr>
        <w:rFonts w:hint="default" w:ascii="Symbol" w:hAnsi="Symbol"/>
      </w:rPr>
    </w:lvl>
    <w:lvl w:ilvl="7" w:tplc="761C9ADE">
      <w:start w:val="1"/>
      <w:numFmt w:val="bullet"/>
      <w:lvlText w:val="o"/>
      <w:lvlJc w:val="left"/>
      <w:pPr>
        <w:ind w:left="5760" w:hanging="360"/>
      </w:pPr>
      <w:rPr>
        <w:rFonts w:hint="default" w:ascii="Courier New" w:hAnsi="Courier New"/>
      </w:rPr>
    </w:lvl>
    <w:lvl w:ilvl="8" w:tplc="CF4E882C">
      <w:start w:val="1"/>
      <w:numFmt w:val="bullet"/>
      <w:lvlText w:val=""/>
      <w:lvlJc w:val="left"/>
      <w:pPr>
        <w:ind w:left="6480" w:hanging="360"/>
      </w:pPr>
      <w:rPr>
        <w:rFonts w:hint="default" w:ascii="Wingdings" w:hAnsi="Wingdings"/>
      </w:rPr>
    </w:lvl>
  </w:abstractNum>
  <w:abstractNum w:abstractNumId="12" w15:restartNumberingAfterBreak="0">
    <w:nsid w:val="4CC591BB"/>
    <w:multiLevelType w:val="hybridMultilevel"/>
    <w:tmpl w:val="1CBA852E"/>
    <w:lvl w:ilvl="0" w:tplc="BA62C5EE">
      <w:start w:val="1"/>
      <w:numFmt w:val="bullet"/>
      <w:lvlText w:val=""/>
      <w:lvlJc w:val="left"/>
      <w:pPr>
        <w:ind w:left="720" w:hanging="360"/>
      </w:pPr>
      <w:rPr>
        <w:rFonts w:hint="default" w:ascii="Symbol" w:hAnsi="Symbol"/>
      </w:rPr>
    </w:lvl>
    <w:lvl w:ilvl="1" w:tplc="EF9CE74A">
      <w:numFmt w:val="bullet"/>
      <w:lvlText w:val="•"/>
      <w:lvlJc w:val="left"/>
      <w:pPr>
        <w:ind w:left="979" w:hanging="284"/>
      </w:pPr>
      <w:rPr>
        <w:rFonts w:hint="default" w:ascii="Arial" w:hAnsi="Arial"/>
      </w:rPr>
    </w:lvl>
    <w:lvl w:ilvl="2" w:tplc="A7AABB86">
      <w:start w:val="1"/>
      <w:numFmt w:val="bullet"/>
      <w:lvlText w:val=""/>
      <w:lvlJc w:val="left"/>
      <w:pPr>
        <w:ind w:left="2160" w:hanging="360"/>
      </w:pPr>
      <w:rPr>
        <w:rFonts w:hint="default" w:ascii="Wingdings" w:hAnsi="Wingdings"/>
      </w:rPr>
    </w:lvl>
    <w:lvl w:ilvl="3" w:tplc="79E02A40">
      <w:start w:val="1"/>
      <w:numFmt w:val="bullet"/>
      <w:lvlText w:val=""/>
      <w:lvlJc w:val="left"/>
      <w:pPr>
        <w:ind w:left="2880" w:hanging="360"/>
      </w:pPr>
      <w:rPr>
        <w:rFonts w:hint="default" w:ascii="Symbol" w:hAnsi="Symbol"/>
      </w:rPr>
    </w:lvl>
    <w:lvl w:ilvl="4" w:tplc="4544D314">
      <w:start w:val="1"/>
      <w:numFmt w:val="bullet"/>
      <w:lvlText w:val="o"/>
      <w:lvlJc w:val="left"/>
      <w:pPr>
        <w:ind w:left="3600" w:hanging="360"/>
      </w:pPr>
      <w:rPr>
        <w:rFonts w:hint="default" w:ascii="Courier New" w:hAnsi="Courier New"/>
      </w:rPr>
    </w:lvl>
    <w:lvl w:ilvl="5" w:tplc="1CE03554">
      <w:start w:val="1"/>
      <w:numFmt w:val="bullet"/>
      <w:lvlText w:val=""/>
      <w:lvlJc w:val="left"/>
      <w:pPr>
        <w:ind w:left="4320" w:hanging="360"/>
      </w:pPr>
      <w:rPr>
        <w:rFonts w:hint="default" w:ascii="Wingdings" w:hAnsi="Wingdings"/>
      </w:rPr>
    </w:lvl>
    <w:lvl w:ilvl="6" w:tplc="4452914E">
      <w:start w:val="1"/>
      <w:numFmt w:val="bullet"/>
      <w:lvlText w:val=""/>
      <w:lvlJc w:val="left"/>
      <w:pPr>
        <w:ind w:left="5040" w:hanging="360"/>
      </w:pPr>
      <w:rPr>
        <w:rFonts w:hint="default" w:ascii="Symbol" w:hAnsi="Symbol"/>
      </w:rPr>
    </w:lvl>
    <w:lvl w:ilvl="7" w:tplc="DDA22360">
      <w:start w:val="1"/>
      <w:numFmt w:val="bullet"/>
      <w:lvlText w:val="o"/>
      <w:lvlJc w:val="left"/>
      <w:pPr>
        <w:ind w:left="5760" w:hanging="360"/>
      </w:pPr>
      <w:rPr>
        <w:rFonts w:hint="default" w:ascii="Courier New" w:hAnsi="Courier New"/>
      </w:rPr>
    </w:lvl>
    <w:lvl w:ilvl="8" w:tplc="6B7E5A00">
      <w:start w:val="1"/>
      <w:numFmt w:val="bullet"/>
      <w:lvlText w:val=""/>
      <w:lvlJc w:val="left"/>
      <w:pPr>
        <w:ind w:left="6480" w:hanging="360"/>
      </w:pPr>
      <w:rPr>
        <w:rFonts w:hint="default" w:ascii="Wingdings" w:hAnsi="Wingdings"/>
      </w:rPr>
    </w:lvl>
  </w:abstractNum>
  <w:abstractNum w:abstractNumId="13" w15:restartNumberingAfterBreak="0">
    <w:nsid w:val="506CDFCA"/>
    <w:multiLevelType w:val="hybridMultilevel"/>
    <w:tmpl w:val="7A28BFA6"/>
    <w:lvl w:ilvl="0" w:tplc="B80AD202">
      <w:start w:val="1"/>
      <w:numFmt w:val="bullet"/>
      <w:lvlText w:val=""/>
      <w:lvlJc w:val="left"/>
      <w:pPr>
        <w:ind w:left="720" w:hanging="360"/>
      </w:pPr>
      <w:rPr>
        <w:rFonts w:hint="default" w:ascii="Symbol" w:hAnsi="Symbol"/>
      </w:rPr>
    </w:lvl>
    <w:lvl w:ilvl="1" w:tplc="380A3268">
      <w:numFmt w:val="bullet"/>
      <w:lvlText w:val="•"/>
      <w:lvlJc w:val="left"/>
      <w:pPr>
        <w:ind w:left="979" w:hanging="284"/>
      </w:pPr>
      <w:rPr>
        <w:rFonts w:hint="default" w:ascii="Arial" w:hAnsi="Arial"/>
      </w:rPr>
    </w:lvl>
    <w:lvl w:ilvl="2" w:tplc="0F22F8E6">
      <w:start w:val="1"/>
      <w:numFmt w:val="bullet"/>
      <w:lvlText w:val=""/>
      <w:lvlJc w:val="left"/>
      <w:pPr>
        <w:ind w:left="2160" w:hanging="360"/>
      </w:pPr>
      <w:rPr>
        <w:rFonts w:hint="default" w:ascii="Wingdings" w:hAnsi="Wingdings"/>
      </w:rPr>
    </w:lvl>
    <w:lvl w:ilvl="3" w:tplc="180603F0">
      <w:start w:val="1"/>
      <w:numFmt w:val="bullet"/>
      <w:lvlText w:val=""/>
      <w:lvlJc w:val="left"/>
      <w:pPr>
        <w:ind w:left="2880" w:hanging="360"/>
      </w:pPr>
      <w:rPr>
        <w:rFonts w:hint="default" w:ascii="Symbol" w:hAnsi="Symbol"/>
      </w:rPr>
    </w:lvl>
    <w:lvl w:ilvl="4" w:tplc="57409784">
      <w:start w:val="1"/>
      <w:numFmt w:val="bullet"/>
      <w:lvlText w:val="o"/>
      <w:lvlJc w:val="left"/>
      <w:pPr>
        <w:ind w:left="3600" w:hanging="360"/>
      </w:pPr>
      <w:rPr>
        <w:rFonts w:hint="default" w:ascii="Courier New" w:hAnsi="Courier New"/>
      </w:rPr>
    </w:lvl>
    <w:lvl w:ilvl="5" w:tplc="340E5F0E">
      <w:start w:val="1"/>
      <w:numFmt w:val="bullet"/>
      <w:lvlText w:val=""/>
      <w:lvlJc w:val="left"/>
      <w:pPr>
        <w:ind w:left="4320" w:hanging="360"/>
      </w:pPr>
      <w:rPr>
        <w:rFonts w:hint="default" w:ascii="Wingdings" w:hAnsi="Wingdings"/>
      </w:rPr>
    </w:lvl>
    <w:lvl w:ilvl="6" w:tplc="30BE50C4">
      <w:start w:val="1"/>
      <w:numFmt w:val="bullet"/>
      <w:lvlText w:val=""/>
      <w:lvlJc w:val="left"/>
      <w:pPr>
        <w:ind w:left="5040" w:hanging="360"/>
      </w:pPr>
      <w:rPr>
        <w:rFonts w:hint="default" w:ascii="Symbol" w:hAnsi="Symbol"/>
      </w:rPr>
    </w:lvl>
    <w:lvl w:ilvl="7" w:tplc="CD909868">
      <w:start w:val="1"/>
      <w:numFmt w:val="bullet"/>
      <w:lvlText w:val="o"/>
      <w:lvlJc w:val="left"/>
      <w:pPr>
        <w:ind w:left="5760" w:hanging="360"/>
      </w:pPr>
      <w:rPr>
        <w:rFonts w:hint="default" w:ascii="Courier New" w:hAnsi="Courier New"/>
      </w:rPr>
    </w:lvl>
    <w:lvl w:ilvl="8" w:tplc="5BE008C0">
      <w:start w:val="1"/>
      <w:numFmt w:val="bullet"/>
      <w:lvlText w:val=""/>
      <w:lvlJc w:val="left"/>
      <w:pPr>
        <w:ind w:left="6480" w:hanging="360"/>
      </w:pPr>
      <w:rPr>
        <w:rFonts w:hint="default" w:ascii="Wingdings" w:hAnsi="Wingdings"/>
      </w:rPr>
    </w:lvl>
  </w:abstractNum>
  <w:abstractNum w:abstractNumId="14" w15:restartNumberingAfterBreak="0">
    <w:nsid w:val="5159096C"/>
    <w:multiLevelType w:val="hybridMultilevel"/>
    <w:tmpl w:val="7E445B54"/>
    <w:lvl w:ilvl="0" w:tplc="2FA8C650">
      <w:start w:val="1"/>
      <w:numFmt w:val="bullet"/>
      <w:lvlText w:val=""/>
      <w:lvlJc w:val="left"/>
      <w:pPr>
        <w:ind w:left="720" w:hanging="360"/>
      </w:pPr>
      <w:rPr>
        <w:rFonts w:hint="default" w:ascii="Symbol" w:hAnsi="Symbol"/>
      </w:rPr>
    </w:lvl>
    <w:lvl w:ilvl="1" w:tplc="6FFCB246">
      <w:numFmt w:val="bullet"/>
      <w:lvlText w:val="•"/>
      <w:lvlJc w:val="left"/>
      <w:pPr>
        <w:ind w:left="979" w:hanging="284"/>
      </w:pPr>
      <w:rPr>
        <w:rFonts w:hint="default" w:ascii="Arial" w:hAnsi="Arial"/>
      </w:rPr>
    </w:lvl>
    <w:lvl w:ilvl="2" w:tplc="BE30AC2A">
      <w:start w:val="1"/>
      <w:numFmt w:val="bullet"/>
      <w:lvlText w:val=""/>
      <w:lvlJc w:val="left"/>
      <w:pPr>
        <w:ind w:left="2160" w:hanging="360"/>
      </w:pPr>
      <w:rPr>
        <w:rFonts w:hint="default" w:ascii="Wingdings" w:hAnsi="Wingdings"/>
      </w:rPr>
    </w:lvl>
    <w:lvl w:ilvl="3" w:tplc="6BD4FAAA">
      <w:start w:val="1"/>
      <w:numFmt w:val="bullet"/>
      <w:lvlText w:val=""/>
      <w:lvlJc w:val="left"/>
      <w:pPr>
        <w:ind w:left="2880" w:hanging="360"/>
      </w:pPr>
      <w:rPr>
        <w:rFonts w:hint="default" w:ascii="Symbol" w:hAnsi="Symbol"/>
      </w:rPr>
    </w:lvl>
    <w:lvl w:ilvl="4" w:tplc="E61C6848">
      <w:start w:val="1"/>
      <w:numFmt w:val="bullet"/>
      <w:lvlText w:val="o"/>
      <w:lvlJc w:val="left"/>
      <w:pPr>
        <w:ind w:left="3600" w:hanging="360"/>
      </w:pPr>
      <w:rPr>
        <w:rFonts w:hint="default" w:ascii="Courier New" w:hAnsi="Courier New"/>
      </w:rPr>
    </w:lvl>
    <w:lvl w:ilvl="5" w:tplc="07AA8694">
      <w:start w:val="1"/>
      <w:numFmt w:val="bullet"/>
      <w:lvlText w:val=""/>
      <w:lvlJc w:val="left"/>
      <w:pPr>
        <w:ind w:left="4320" w:hanging="360"/>
      </w:pPr>
      <w:rPr>
        <w:rFonts w:hint="default" w:ascii="Wingdings" w:hAnsi="Wingdings"/>
      </w:rPr>
    </w:lvl>
    <w:lvl w:ilvl="6" w:tplc="8384E842">
      <w:start w:val="1"/>
      <w:numFmt w:val="bullet"/>
      <w:lvlText w:val=""/>
      <w:lvlJc w:val="left"/>
      <w:pPr>
        <w:ind w:left="5040" w:hanging="360"/>
      </w:pPr>
      <w:rPr>
        <w:rFonts w:hint="default" w:ascii="Symbol" w:hAnsi="Symbol"/>
      </w:rPr>
    </w:lvl>
    <w:lvl w:ilvl="7" w:tplc="BD281DFC">
      <w:start w:val="1"/>
      <w:numFmt w:val="bullet"/>
      <w:lvlText w:val="o"/>
      <w:lvlJc w:val="left"/>
      <w:pPr>
        <w:ind w:left="5760" w:hanging="360"/>
      </w:pPr>
      <w:rPr>
        <w:rFonts w:hint="default" w:ascii="Courier New" w:hAnsi="Courier New"/>
      </w:rPr>
    </w:lvl>
    <w:lvl w:ilvl="8" w:tplc="BD1C5FDA">
      <w:start w:val="1"/>
      <w:numFmt w:val="bullet"/>
      <w:lvlText w:val=""/>
      <w:lvlJc w:val="left"/>
      <w:pPr>
        <w:ind w:left="6480" w:hanging="360"/>
      </w:pPr>
      <w:rPr>
        <w:rFonts w:hint="default" w:ascii="Wingdings" w:hAnsi="Wingdings"/>
      </w:rPr>
    </w:lvl>
  </w:abstractNum>
  <w:abstractNum w:abstractNumId="15" w15:restartNumberingAfterBreak="0">
    <w:nsid w:val="5C2C2F62"/>
    <w:multiLevelType w:val="hybridMultilevel"/>
    <w:tmpl w:val="9EBC4218"/>
    <w:lvl w:ilvl="0" w:tplc="E0E8CCD4">
      <w:start w:val="1"/>
      <w:numFmt w:val="bullet"/>
      <w:lvlText w:val=""/>
      <w:lvlJc w:val="left"/>
      <w:pPr>
        <w:ind w:left="720" w:hanging="360"/>
      </w:pPr>
      <w:rPr>
        <w:rFonts w:hint="default" w:ascii="Symbol" w:hAnsi="Symbol"/>
      </w:rPr>
    </w:lvl>
    <w:lvl w:ilvl="1" w:tplc="973658C2">
      <w:numFmt w:val="bullet"/>
      <w:lvlText w:val="•"/>
      <w:lvlJc w:val="left"/>
      <w:pPr>
        <w:ind w:left="979" w:hanging="284"/>
      </w:pPr>
      <w:rPr>
        <w:rFonts w:hint="default" w:ascii="Arial" w:hAnsi="Arial"/>
      </w:rPr>
    </w:lvl>
    <w:lvl w:ilvl="2" w:tplc="6F9AC612">
      <w:start w:val="1"/>
      <w:numFmt w:val="bullet"/>
      <w:lvlText w:val=""/>
      <w:lvlJc w:val="left"/>
      <w:pPr>
        <w:ind w:left="2160" w:hanging="360"/>
      </w:pPr>
      <w:rPr>
        <w:rFonts w:hint="default" w:ascii="Wingdings" w:hAnsi="Wingdings"/>
      </w:rPr>
    </w:lvl>
    <w:lvl w:ilvl="3" w:tplc="30B84CE6">
      <w:start w:val="1"/>
      <w:numFmt w:val="bullet"/>
      <w:lvlText w:val=""/>
      <w:lvlJc w:val="left"/>
      <w:pPr>
        <w:ind w:left="2880" w:hanging="360"/>
      </w:pPr>
      <w:rPr>
        <w:rFonts w:hint="default" w:ascii="Symbol" w:hAnsi="Symbol"/>
      </w:rPr>
    </w:lvl>
    <w:lvl w:ilvl="4" w:tplc="6B400F52">
      <w:start w:val="1"/>
      <w:numFmt w:val="bullet"/>
      <w:lvlText w:val="o"/>
      <w:lvlJc w:val="left"/>
      <w:pPr>
        <w:ind w:left="3600" w:hanging="360"/>
      </w:pPr>
      <w:rPr>
        <w:rFonts w:hint="default" w:ascii="Courier New" w:hAnsi="Courier New"/>
      </w:rPr>
    </w:lvl>
    <w:lvl w:ilvl="5" w:tplc="0E4006EC">
      <w:start w:val="1"/>
      <w:numFmt w:val="bullet"/>
      <w:lvlText w:val=""/>
      <w:lvlJc w:val="left"/>
      <w:pPr>
        <w:ind w:left="4320" w:hanging="360"/>
      </w:pPr>
      <w:rPr>
        <w:rFonts w:hint="default" w:ascii="Wingdings" w:hAnsi="Wingdings"/>
      </w:rPr>
    </w:lvl>
    <w:lvl w:ilvl="6" w:tplc="051EC0E2">
      <w:start w:val="1"/>
      <w:numFmt w:val="bullet"/>
      <w:lvlText w:val=""/>
      <w:lvlJc w:val="left"/>
      <w:pPr>
        <w:ind w:left="5040" w:hanging="360"/>
      </w:pPr>
      <w:rPr>
        <w:rFonts w:hint="default" w:ascii="Symbol" w:hAnsi="Symbol"/>
      </w:rPr>
    </w:lvl>
    <w:lvl w:ilvl="7" w:tplc="355EB1B6">
      <w:start w:val="1"/>
      <w:numFmt w:val="bullet"/>
      <w:lvlText w:val="o"/>
      <w:lvlJc w:val="left"/>
      <w:pPr>
        <w:ind w:left="5760" w:hanging="360"/>
      </w:pPr>
      <w:rPr>
        <w:rFonts w:hint="default" w:ascii="Courier New" w:hAnsi="Courier New"/>
      </w:rPr>
    </w:lvl>
    <w:lvl w:ilvl="8" w:tplc="4A00514E">
      <w:start w:val="1"/>
      <w:numFmt w:val="bullet"/>
      <w:lvlText w:val=""/>
      <w:lvlJc w:val="left"/>
      <w:pPr>
        <w:ind w:left="6480" w:hanging="360"/>
      </w:pPr>
      <w:rPr>
        <w:rFonts w:hint="default" w:ascii="Wingdings" w:hAnsi="Wingdings"/>
      </w:rPr>
    </w:lvl>
  </w:abstractNum>
  <w:abstractNum w:abstractNumId="16" w15:restartNumberingAfterBreak="0">
    <w:nsid w:val="5F51FB83"/>
    <w:multiLevelType w:val="hybridMultilevel"/>
    <w:tmpl w:val="B7C241DE"/>
    <w:lvl w:ilvl="0" w:tplc="57E8C1E6">
      <w:start w:val="1"/>
      <w:numFmt w:val="bullet"/>
      <w:lvlText w:val=""/>
      <w:lvlJc w:val="left"/>
      <w:pPr>
        <w:ind w:left="720" w:hanging="360"/>
      </w:pPr>
      <w:rPr>
        <w:rFonts w:hint="default" w:ascii="Symbol" w:hAnsi="Symbol"/>
      </w:rPr>
    </w:lvl>
    <w:lvl w:ilvl="1" w:tplc="16704E3E">
      <w:start w:val="1"/>
      <w:numFmt w:val="bullet"/>
      <w:lvlText w:val="o"/>
      <w:lvlJc w:val="left"/>
      <w:pPr>
        <w:ind w:left="1440" w:hanging="360"/>
      </w:pPr>
      <w:rPr>
        <w:rFonts w:hint="default" w:ascii="Courier New" w:hAnsi="Courier New"/>
      </w:rPr>
    </w:lvl>
    <w:lvl w:ilvl="2" w:tplc="06A43F10">
      <w:start w:val="1"/>
      <w:numFmt w:val="bullet"/>
      <w:lvlText w:val=""/>
      <w:lvlJc w:val="left"/>
      <w:pPr>
        <w:ind w:left="2160" w:hanging="360"/>
      </w:pPr>
      <w:rPr>
        <w:rFonts w:hint="default" w:ascii="Wingdings" w:hAnsi="Wingdings"/>
      </w:rPr>
    </w:lvl>
    <w:lvl w:ilvl="3" w:tplc="BB80B018">
      <w:start w:val="1"/>
      <w:numFmt w:val="bullet"/>
      <w:lvlText w:val=""/>
      <w:lvlJc w:val="left"/>
      <w:pPr>
        <w:ind w:left="2880" w:hanging="360"/>
      </w:pPr>
      <w:rPr>
        <w:rFonts w:hint="default" w:ascii="Symbol" w:hAnsi="Symbol"/>
      </w:rPr>
    </w:lvl>
    <w:lvl w:ilvl="4" w:tplc="0DB65DD8">
      <w:start w:val="1"/>
      <w:numFmt w:val="bullet"/>
      <w:lvlText w:val="o"/>
      <w:lvlJc w:val="left"/>
      <w:pPr>
        <w:ind w:left="3600" w:hanging="360"/>
      </w:pPr>
      <w:rPr>
        <w:rFonts w:hint="default" w:ascii="Courier New" w:hAnsi="Courier New"/>
      </w:rPr>
    </w:lvl>
    <w:lvl w:ilvl="5" w:tplc="A83A4FA8">
      <w:start w:val="1"/>
      <w:numFmt w:val="bullet"/>
      <w:lvlText w:val=""/>
      <w:lvlJc w:val="left"/>
      <w:pPr>
        <w:ind w:left="4320" w:hanging="360"/>
      </w:pPr>
      <w:rPr>
        <w:rFonts w:hint="default" w:ascii="Wingdings" w:hAnsi="Wingdings"/>
      </w:rPr>
    </w:lvl>
    <w:lvl w:ilvl="6" w:tplc="5F7A5B3C">
      <w:start w:val="1"/>
      <w:numFmt w:val="bullet"/>
      <w:lvlText w:val=""/>
      <w:lvlJc w:val="left"/>
      <w:pPr>
        <w:ind w:left="5040" w:hanging="360"/>
      </w:pPr>
      <w:rPr>
        <w:rFonts w:hint="default" w:ascii="Symbol" w:hAnsi="Symbol"/>
      </w:rPr>
    </w:lvl>
    <w:lvl w:ilvl="7" w:tplc="82102E1E">
      <w:start w:val="1"/>
      <w:numFmt w:val="bullet"/>
      <w:lvlText w:val="o"/>
      <w:lvlJc w:val="left"/>
      <w:pPr>
        <w:ind w:left="5760" w:hanging="360"/>
      </w:pPr>
      <w:rPr>
        <w:rFonts w:hint="default" w:ascii="Courier New" w:hAnsi="Courier New"/>
      </w:rPr>
    </w:lvl>
    <w:lvl w:ilvl="8" w:tplc="979CB4AE">
      <w:start w:val="1"/>
      <w:numFmt w:val="bullet"/>
      <w:lvlText w:val=""/>
      <w:lvlJc w:val="left"/>
      <w:pPr>
        <w:ind w:left="6480" w:hanging="360"/>
      </w:pPr>
      <w:rPr>
        <w:rFonts w:hint="default" w:ascii="Wingdings" w:hAnsi="Wingdings"/>
      </w:rPr>
    </w:lvl>
  </w:abstractNum>
  <w:abstractNum w:abstractNumId="17" w15:restartNumberingAfterBreak="0">
    <w:nsid w:val="62E1BDB7"/>
    <w:multiLevelType w:val="hybridMultilevel"/>
    <w:tmpl w:val="1C1258EE"/>
    <w:lvl w:ilvl="0" w:tplc="128ABB9A">
      <w:start w:val="1"/>
      <w:numFmt w:val="bullet"/>
      <w:lvlText w:val=""/>
      <w:lvlJc w:val="left"/>
      <w:pPr>
        <w:ind w:left="720" w:hanging="360"/>
      </w:pPr>
      <w:rPr>
        <w:rFonts w:hint="default" w:ascii="Symbol" w:hAnsi="Symbol"/>
      </w:rPr>
    </w:lvl>
    <w:lvl w:ilvl="1" w:tplc="869EC80E">
      <w:numFmt w:val="bullet"/>
      <w:lvlText w:val="•"/>
      <w:lvlJc w:val="left"/>
      <w:pPr>
        <w:ind w:left="979" w:hanging="284"/>
      </w:pPr>
      <w:rPr>
        <w:rFonts w:hint="default" w:ascii="Arial" w:hAnsi="Arial"/>
      </w:rPr>
    </w:lvl>
    <w:lvl w:ilvl="2" w:tplc="689456F6">
      <w:start w:val="1"/>
      <w:numFmt w:val="bullet"/>
      <w:lvlText w:val=""/>
      <w:lvlJc w:val="left"/>
      <w:pPr>
        <w:ind w:left="2160" w:hanging="360"/>
      </w:pPr>
      <w:rPr>
        <w:rFonts w:hint="default" w:ascii="Wingdings" w:hAnsi="Wingdings"/>
      </w:rPr>
    </w:lvl>
    <w:lvl w:ilvl="3" w:tplc="8EA287B0">
      <w:start w:val="1"/>
      <w:numFmt w:val="bullet"/>
      <w:lvlText w:val=""/>
      <w:lvlJc w:val="left"/>
      <w:pPr>
        <w:ind w:left="2880" w:hanging="360"/>
      </w:pPr>
      <w:rPr>
        <w:rFonts w:hint="default" w:ascii="Symbol" w:hAnsi="Symbol"/>
      </w:rPr>
    </w:lvl>
    <w:lvl w:ilvl="4" w:tplc="FAC03914">
      <w:start w:val="1"/>
      <w:numFmt w:val="bullet"/>
      <w:lvlText w:val="o"/>
      <w:lvlJc w:val="left"/>
      <w:pPr>
        <w:ind w:left="3600" w:hanging="360"/>
      </w:pPr>
      <w:rPr>
        <w:rFonts w:hint="default" w:ascii="Courier New" w:hAnsi="Courier New"/>
      </w:rPr>
    </w:lvl>
    <w:lvl w:ilvl="5" w:tplc="04F442BA">
      <w:start w:val="1"/>
      <w:numFmt w:val="bullet"/>
      <w:lvlText w:val=""/>
      <w:lvlJc w:val="left"/>
      <w:pPr>
        <w:ind w:left="4320" w:hanging="360"/>
      </w:pPr>
      <w:rPr>
        <w:rFonts w:hint="default" w:ascii="Wingdings" w:hAnsi="Wingdings"/>
      </w:rPr>
    </w:lvl>
    <w:lvl w:ilvl="6" w:tplc="2C24EDE0">
      <w:start w:val="1"/>
      <w:numFmt w:val="bullet"/>
      <w:lvlText w:val=""/>
      <w:lvlJc w:val="left"/>
      <w:pPr>
        <w:ind w:left="5040" w:hanging="360"/>
      </w:pPr>
      <w:rPr>
        <w:rFonts w:hint="default" w:ascii="Symbol" w:hAnsi="Symbol"/>
      </w:rPr>
    </w:lvl>
    <w:lvl w:ilvl="7" w:tplc="51AA78A6">
      <w:start w:val="1"/>
      <w:numFmt w:val="bullet"/>
      <w:lvlText w:val="o"/>
      <w:lvlJc w:val="left"/>
      <w:pPr>
        <w:ind w:left="5760" w:hanging="360"/>
      </w:pPr>
      <w:rPr>
        <w:rFonts w:hint="default" w:ascii="Courier New" w:hAnsi="Courier New"/>
      </w:rPr>
    </w:lvl>
    <w:lvl w:ilvl="8" w:tplc="1DE8A0F6">
      <w:start w:val="1"/>
      <w:numFmt w:val="bullet"/>
      <w:lvlText w:val=""/>
      <w:lvlJc w:val="left"/>
      <w:pPr>
        <w:ind w:left="6480" w:hanging="360"/>
      </w:pPr>
      <w:rPr>
        <w:rFonts w:hint="default" w:ascii="Wingdings" w:hAnsi="Wingdings"/>
      </w:rPr>
    </w:lvl>
  </w:abstractNum>
  <w:abstractNum w:abstractNumId="18" w15:restartNumberingAfterBreak="0">
    <w:nsid w:val="6E11006C"/>
    <w:multiLevelType w:val="hybridMultilevel"/>
    <w:tmpl w:val="8D044092"/>
    <w:lvl w:ilvl="0" w:tplc="737A98F6">
      <w:start w:val="1"/>
      <w:numFmt w:val="bullet"/>
      <w:lvlText w:val="-"/>
      <w:lvlJc w:val="left"/>
      <w:pPr>
        <w:ind w:left="720" w:hanging="360"/>
      </w:pPr>
      <w:rPr>
        <w:rFonts w:hint="default" w:ascii="Calibri" w:hAnsi="Calibri"/>
      </w:rPr>
    </w:lvl>
    <w:lvl w:ilvl="1" w:tplc="7F24EEB2">
      <w:start w:val="1"/>
      <w:numFmt w:val="bullet"/>
      <w:lvlText w:val="o"/>
      <w:lvlJc w:val="left"/>
      <w:pPr>
        <w:ind w:left="1440" w:hanging="360"/>
      </w:pPr>
      <w:rPr>
        <w:rFonts w:hint="default" w:ascii="Courier New" w:hAnsi="Courier New"/>
      </w:rPr>
    </w:lvl>
    <w:lvl w:ilvl="2" w:tplc="D85E28DC">
      <w:start w:val="1"/>
      <w:numFmt w:val="bullet"/>
      <w:lvlText w:val=""/>
      <w:lvlJc w:val="left"/>
      <w:pPr>
        <w:ind w:left="2160" w:hanging="360"/>
      </w:pPr>
      <w:rPr>
        <w:rFonts w:hint="default" w:ascii="Wingdings" w:hAnsi="Wingdings"/>
      </w:rPr>
    </w:lvl>
    <w:lvl w:ilvl="3" w:tplc="CC8CABFC">
      <w:start w:val="1"/>
      <w:numFmt w:val="bullet"/>
      <w:lvlText w:val=""/>
      <w:lvlJc w:val="left"/>
      <w:pPr>
        <w:ind w:left="2880" w:hanging="360"/>
      </w:pPr>
      <w:rPr>
        <w:rFonts w:hint="default" w:ascii="Symbol" w:hAnsi="Symbol"/>
      </w:rPr>
    </w:lvl>
    <w:lvl w:ilvl="4" w:tplc="86669F4C">
      <w:start w:val="1"/>
      <w:numFmt w:val="bullet"/>
      <w:lvlText w:val="o"/>
      <w:lvlJc w:val="left"/>
      <w:pPr>
        <w:ind w:left="3600" w:hanging="360"/>
      </w:pPr>
      <w:rPr>
        <w:rFonts w:hint="default" w:ascii="Courier New" w:hAnsi="Courier New"/>
      </w:rPr>
    </w:lvl>
    <w:lvl w:ilvl="5" w:tplc="AA6A49B6">
      <w:start w:val="1"/>
      <w:numFmt w:val="bullet"/>
      <w:lvlText w:val=""/>
      <w:lvlJc w:val="left"/>
      <w:pPr>
        <w:ind w:left="4320" w:hanging="360"/>
      </w:pPr>
      <w:rPr>
        <w:rFonts w:hint="default" w:ascii="Wingdings" w:hAnsi="Wingdings"/>
      </w:rPr>
    </w:lvl>
    <w:lvl w:ilvl="6" w:tplc="43824ADC">
      <w:start w:val="1"/>
      <w:numFmt w:val="bullet"/>
      <w:lvlText w:val=""/>
      <w:lvlJc w:val="left"/>
      <w:pPr>
        <w:ind w:left="5040" w:hanging="360"/>
      </w:pPr>
      <w:rPr>
        <w:rFonts w:hint="default" w:ascii="Symbol" w:hAnsi="Symbol"/>
      </w:rPr>
    </w:lvl>
    <w:lvl w:ilvl="7" w:tplc="26BA0270">
      <w:start w:val="1"/>
      <w:numFmt w:val="bullet"/>
      <w:lvlText w:val="o"/>
      <w:lvlJc w:val="left"/>
      <w:pPr>
        <w:ind w:left="5760" w:hanging="360"/>
      </w:pPr>
      <w:rPr>
        <w:rFonts w:hint="default" w:ascii="Courier New" w:hAnsi="Courier New"/>
      </w:rPr>
    </w:lvl>
    <w:lvl w:ilvl="8" w:tplc="C6786962">
      <w:start w:val="1"/>
      <w:numFmt w:val="bullet"/>
      <w:lvlText w:val=""/>
      <w:lvlJc w:val="left"/>
      <w:pPr>
        <w:ind w:left="6480" w:hanging="360"/>
      </w:pPr>
      <w:rPr>
        <w:rFonts w:hint="default" w:ascii="Wingdings" w:hAnsi="Wingdings"/>
      </w:rPr>
    </w:lvl>
  </w:abstractNum>
  <w:abstractNum w:abstractNumId="19" w15:restartNumberingAfterBreak="0">
    <w:nsid w:val="777B246B"/>
    <w:multiLevelType w:val="hybridMultilevel"/>
    <w:tmpl w:val="24CE3BE0"/>
    <w:lvl w:ilvl="0" w:tplc="4A8EAA5E">
      <w:start w:val="1"/>
      <w:numFmt w:val="bullet"/>
      <w:lvlText w:val=""/>
      <w:lvlJc w:val="left"/>
      <w:pPr>
        <w:ind w:left="720" w:hanging="360"/>
      </w:pPr>
      <w:rPr>
        <w:rFonts w:hint="default" w:ascii="Symbol" w:hAnsi="Symbol"/>
      </w:rPr>
    </w:lvl>
    <w:lvl w:ilvl="1" w:tplc="515EEE14">
      <w:start w:val="1"/>
      <w:numFmt w:val="bullet"/>
      <w:lvlText w:val="o"/>
      <w:lvlJc w:val="left"/>
      <w:pPr>
        <w:ind w:left="1440" w:hanging="360"/>
      </w:pPr>
      <w:rPr>
        <w:rFonts w:hint="default" w:ascii="Courier New" w:hAnsi="Courier New"/>
      </w:rPr>
    </w:lvl>
    <w:lvl w:ilvl="2" w:tplc="3D065AD4">
      <w:start w:val="1"/>
      <w:numFmt w:val="bullet"/>
      <w:lvlText w:val=""/>
      <w:lvlJc w:val="left"/>
      <w:pPr>
        <w:ind w:left="2160" w:hanging="360"/>
      </w:pPr>
      <w:rPr>
        <w:rFonts w:hint="default" w:ascii="Wingdings" w:hAnsi="Wingdings"/>
      </w:rPr>
    </w:lvl>
    <w:lvl w:ilvl="3" w:tplc="F3D266B6">
      <w:start w:val="1"/>
      <w:numFmt w:val="bullet"/>
      <w:lvlText w:val=""/>
      <w:lvlJc w:val="left"/>
      <w:pPr>
        <w:ind w:left="2880" w:hanging="360"/>
      </w:pPr>
      <w:rPr>
        <w:rFonts w:hint="default" w:ascii="Symbol" w:hAnsi="Symbol"/>
      </w:rPr>
    </w:lvl>
    <w:lvl w:ilvl="4" w:tplc="E4D0A9BC">
      <w:start w:val="1"/>
      <w:numFmt w:val="bullet"/>
      <w:lvlText w:val="o"/>
      <w:lvlJc w:val="left"/>
      <w:pPr>
        <w:ind w:left="3600" w:hanging="360"/>
      </w:pPr>
      <w:rPr>
        <w:rFonts w:hint="default" w:ascii="Courier New" w:hAnsi="Courier New"/>
      </w:rPr>
    </w:lvl>
    <w:lvl w:ilvl="5" w:tplc="2FBCB126">
      <w:start w:val="1"/>
      <w:numFmt w:val="bullet"/>
      <w:lvlText w:val=""/>
      <w:lvlJc w:val="left"/>
      <w:pPr>
        <w:ind w:left="4320" w:hanging="360"/>
      </w:pPr>
      <w:rPr>
        <w:rFonts w:hint="default" w:ascii="Wingdings" w:hAnsi="Wingdings"/>
      </w:rPr>
    </w:lvl>
    <w:lvl w:ilvl="6" w:tplc="8962180C">
      <w:start w:val="1"/>
      <w:numFmt w:val="bullet"/>
      <w:lvlText w:val=""/>
      <w:lvlJc w:val="left"/>
      <w:pPr>
        <w:ind w:left="5040" w:hanging="360"/>
      </w:pPr>
      <w:rPr>
        <w:rFonts w:hint="default" w:ascii="Symbol" w:hAnsi="Symbol"/>
      </w:rPr>
    </w:lvl>
    <w:lvl w:ilvl="7" w:tplc="CB029512">
      <w:start w:val="1"/>
      <w:numFmt w:val="bullet"/>
      <w:lvlText w:val="o"/>
      <w:lvlJc w:val="left"/>
      <w:pPr>
        <w:ind w:left="5760" w:hanging="360"/>
      </w:pPr>
      <w:rPr>
        <w:rFonts w:hint="default" w:ascii="Courier New" w:hAnsi="Courier New"/>
      </w:rPr>
    </w:lvl>
    <w:lvl w:ilvl="8" w:tplc="5CA8136E">
      <w:start w:val="1"/>
      <w:numFmt w:val="bullet"/>
      <w:lvlText w:val=""/>
      <w:lvlJc w:val="left"/>
      <w:pPr>
        <w:ind w:left="6480" w:hanging="360"/>
      </w:pPr>
      <w:rPr>
        <w:rFonts w:hint="default" w:ascii="Wingdings" w:hAnsi="Wingdings"/>
      </w:rPr>
    </w:lvl>
  </w:abstractNum>
  <w:abstractNum w:abstractNumId="20" w15:restartNumberingAfterBreak="0">
    <w:nsid w:val="7ADC9539"/>
    <w:multiLevelType w:val="hybridMultilevel"/>
    <w:tmpl w:val="54326D2C"/>
    <w:lvl w:ilvl="0" w:tplc="CD826CF4">
      <w:start w:val="1"/>
      <w:numFmt w:val="bullet"/>
      <w:lvlText w:val=""/>
      <w:lvlJc w:val="left"/>
      <w:pPr>
        <w:ind w:left="720" w:hanging="360"/>
      </w:pPr>
      <w:rPr>
        <w:rFonts w:hint="default" w:ascii="Symbol" w:hAnsi="Symbol"/>
      </w:rPr>
    </w:lvl>
    <w:lvl w:ilvl="1" w:tplc="4AE46596">
      <w:numFmt w:val="bullet"/>
      <w:lvlText w:val="•"/>
      <w:lvlJc w:val="left"/>
      <w:pPr>
        <w:ind w:left="979" w:hanging="284"/>
      </w:pPr>
      <w:rPr>
        <w:rFonts w:hint="default" w:ascii="Arial" w:hAnsi="Arial"/>
      </w:rPr>
    </w:lvl>
    <w:lvl w:ilvl="2" w:tplc="92CC4492">
      <w:start w:val="1"/>
      <w:numFmt w:val="bullet"/>
      <w:lvlText w:val=""/>
      <w:lvlJc w:val="left"/>
      <w:pPr>
        <w:ind w:left="2160" w:hanging="360"/>
      </w:pPr>
      <w:rPr>
        <w:rFonts w:hint="default" w:ascii="Wingdings" w:hAnsi="Wingdings"/>
      </w:rPr>
    </w:lvl>
    <w:lvl w:ilvl="3" w:tplc="0C1A8D2E">
      <w:start w:val="1"/>
      <w:numFmt w:val="bullet"/>
      <w:lvlText w:val=""/>
      <w:lvlJc w:val="left"/>
      <w:pPr>
        <w:ind w:left="2880" w:hanging="360"/>
      </w:pPr>
      <w:rPr>
        <w:rFonts w:hint="default" w:ascii="Symbol" w:hAnsi="Symbol"/>
      </w:rPr>
    </w:lvl>
    <w:lvl w:ilvl="4" w:tplc="BB622190">
      <w:start w:val="1"/>
      <w:numFmt w:val="bullet"/>
      <w:lvlText w:val="o"/>
      <w:lvlJc w:val="left"/>
      <w:pPr>
        <w:ind w:left="3600" w:hanging="360"/>
      </w:pPr>
      <w:rPr>
        <w:rFonts w:hint="default" w:ascii="Courier New" w:hAnsi="Courier New"/>
      </w:rPr>
    </w:lvl>
    <w:lvl w:ilvl="5" w:tplc="1348FF5C">
      <w:start w:val="1"/>
      <w:numFmt w:val="bullet"/>
      <w:lvlText w:val=""/>
      <w:lvlJc w:val="left"/>
      <w:pPr>
        <w:ind w:left="4320" w:hanging="360"/>
      </w:pPr>
      <w:rPr>
        <w:rFonts w:hint="default" w:ascii="Wingdings" w:hAnsi="Wingdings"/>
      </w:rPr>
    </w:lvl>
    <w:lvl w:ilvl="6" w:tplc="06A6510E">
      <w:start w:val="1"/>
      <w:numFmt w:val="bullet"/>
      <w:lvlText w:val=""/>
      <w:lvlJc w:val="left"/>
      <w:pPr>
        <w:ind w:left="5040" w:hanging="360"/>
      </w:pPr>
      <w:rPr>
        <w:rFonts w:hint="default" w:ascii="Symbol" w:hAnsi="Symbol"/>
      </w:rPr>
    </w:lvl>
    <w:lvl w:ilvl="7" w:tplc="106A020E">
      <w:start w:val="1"/>
      <w:numFmt w:val="bullet"/>
      <w:lvlText w:val="o"/>
      <w:lvlJc w:val="left"/>
      <w:pPr>
        <w:ind w:left="5760" w:hanging="360"/>
      </w:pPr>
      <w:rPr>
        <w:rFonts w:hint="default" w:ascii="Courier New" w:hAnsi="Courier New"/>
      </w:rPr>
    </w:lvl>
    <w:lvl w:ilvl="8" w:tplc="468AA216">
      <w:start w:val="1"/>
      <w:numFmt w:val="bullet"/>
      <w:lvlText w:val=""/>
      <w:lvlJc w:val="left"/>
      <w:pPr>
        <w:ind w:left="6480" w:hanging="360"/>
      </w:pPr>
      <w:rPr>
        <w:rFonts w:hint="default" w:ascii="Wingdings" w:hAnsi="Wingdings"/>
      </w:rPr>
    </w:lvl>
  </w:abstractNum>
  <w:abstractNum w:abstractNumId="21" w15:restartNumberingAfterBreak="0">
    <w:nsid w:val="7AEC8271"/>
    <w:multiLevelType w:val="hybridMultilevel"/>
    <w:tmpl w:val="98080732"/>
    <w:lvl w:ilvl="0" w:tplc="74FA280E">
      <w:start w:val="1"/>
      <w:numFmt w:val="bullet"/>
      <w:lvlText w:val=""/>
      <w:lvlJc w:val="left"/>
      <w:pPr>
        <w:ind w:left="720" w:hanging="360"/>
      </w:pPr>
      <w:rPr>
        <w:rFonts w:hint="default" w:ascii="Symbol" w:hAnsi="Symbol"/>
      </w:rPr>
    </w:lvl>
    <w:lvl w:ilvl="1" w:tplc="155255C6">
      <w:numFmt w:val="bullet"/>
      <w:lvlText w:val="•"/>
      <w:lvlJc w:val="left"/>
      <w:pPr>
        <w:ind w:left="979" w:hanging="284"/>
      </w:pPr>
      <w:rPr>
        <w:rFonts w:hint="default" w:ascii="Arial" w:hAnsi="Arial"/>
      </w:rPr>
    </w:lvl>
    <w:lvl w:ilvl="2" w:tplc="F94C788E">
      <w:start w:val="1"/>
      <w:numFmt w:val="bullet"/>
      <w:lvlText w:val=""/>
      <w:lvlJc w:val="left"/>
      <w:pPr>
        <w:ind w:left="2160" w:hanging="360"/>
      </w:pPr>
      <w:rPr>
        <w:rFonts w:hint="default" w:ascii="Wingdings" w:hAnsi="Wingdings"/>
      </w:rPr>
    </w:lvl>
    <w:lvl w:ilvl="3" w:tplc="7CBEE244">
      <w:start w:val="1"/>
      <w:numFmt w:val="bullet"/>
      <w:lvlText w:val=""/>
      <w:lvlJc w:val="left"/>
      <w:pPr>
        <w:ind w:left="2880" w:hanging="360"/>
      </w:pPr>
      <w:rPr>
        <w:rFonts w:hint="default" w:ascii="Symbol" w:hAnsi="Symbol"/>
      </w:rPr>
    </w:lvl>
    <w:lvl w:ilvl="4" w:tplc="FDB24D8C">
      <w:start w:val="1"/>
      <w:numFmt w:val="bullet"/>
      <w:lvlText w:val="o"/>
      <w:lvlJc w:val="left"/>
      <w:pPr>
        <w:ind w:left="3600" w:hanging="360"/>
      </w:pPr>
      <w:rPr>
        <w:rFonts w:hint="default" w:ascii="Courier New" w:hAnsi="Courier New"/>
      </w:rPr>
    </w:lvl>
    <w:lvl w:ilvl="5" w:tplc="84AC4414">
      <w:start w:val="1"/>
      <w:numFmt w:val="bullet"/>
      <w:lvlText w:val=""/>
      <w:lvlJc w:val="left"/>
      <w:pPr>
        <w:ind w:left="4320" w:hanging="360"/>
      </w:pPr>
      <w:rPr>
        <w:rFonts w:hint="default" w:ascii="Wingdings" w:hAnsi="Wingdings"/>
      </w:rPr>
    </w:lvl>
    <w:lvl w:ilvl="6" w:tplc="0C1E5D44">
      <w:start w:val="1"/>
      <w:numFmt w:val="bullet"/>
      <w:lvlText w:val=""/>
      <w:lvlJc w:val="left"/>
      <w:pPr>
        <w:ind w:left="5040" w:hanging="360"/>
      </w:pPr>
      <w:rPr>
        <w:rFonts w:hint="default" w:ascii="Symbol" w:hAnsi="Symbol"/>
      </w:rPr>
    </w:lvl>
    <w:lvl w:ilvl="7" w:tplc="63343E36">
      <w:start w:val="1"/>
      <w:numFmt w:val="bullet"/>
      <w:lvlText w:val="o"/>
      <w:lvlJc w:val="left"/>
      <w:pPr>
        <w:ind w:left="5760" w:hanging="360"/>
      </w:pPr>
      <w:rPr>
        <w:rFonts w:hint="default" w:ascii="Courier New" w:hAnsi="Courier New"/>
      </w:rPr>
    </w:lvl>
    <w:lvl w:ilvl="8" w:tplc="F700868E">
      <w:start w:val="1"/>
      <w:numFmt w:val="bullet"/>
      <w:lvlText w:val=""/>
      <w:lvlJc w:val="left"/>
      <w:pPr>
        <w:ind w:left="6480" w:hanging="360"/>
      </w:pPr>
      <w:rPr>
        <w:rFonts w:hint="default" w:ascii="Wingdings" w:hAnsi="Wingdings"/>
      </w:rPr>
    </w:lvl>
  </w:abstractNum>
  <w:num w:numId="1" w16cid:durableId="1556619854">
    <w:abstractNumId w:val="15"/>
  </w:num>
  <w:num w:numId="2" w16cid:durableId="1914853747">
    <w:abstractNumId w:val="21"/>
  </w:num>
  <w:num w:numId="3" w16cid:durableId="480968935">
    <w:abstractNumId w:val="6"/>
  </w:num>
  <w:num w:numId="4" w16cid:durableId="1384867022">
    <w:abstractNumId w:val="20"/>
  </w:num>
  <w:num w:numId="5" w16cid:durableId="1962569516">
    <w:abstractNumId w:val="11"/>
  </w:num>
  <w:num w:numId="6" w16cid:durableId="1019812118">
    <w:abstractNumId w:val="14"/>
  </w:num>
  <w:num w:numId="7" w16cid:durableId="922564419">
    <w:abstractNumId w:val="3"/>
  </w:num>
  <w:num w:numId="8" w16cid:durableId="692001252">
    <w:abstractNumId w:val="5"/>
  </w:num>
  <w:num w:numId="9" w16cid:durableId="398138869">
    <w:abstractNumId w:val="9"/>
  </w:num>
  <w:num w:numId="10" w16cid:durableId="1282228574">
    <w:abstractNumId w:val="2"/>
  </w:num>
  <w:num w:numId="11" w16cid:durableId="1515412704">
    <w:abstractNumId w:val="4"/>
  </w:num>
  <w:num w:numId="12" w16cid:durableId="492113631">
    <w:abstractNumId w:val="0"/>
  </w:num>
  <w:num w:numId="13" w16cid:durableId="650524143">
    <w:abstractNumId w:val="13"/>
  </w:num>
  <w:num w:numId="14" w16cid:durableId="527524133">
    <w:abstractNumId w:val="19"/>
  </w:num>
  <w:num w:numId="15" w16cid:durableId="773211132">
    <w:abstractNumId w:val="16"/>
  </w:num>
  <w:num w:numId="16" w16cid:durableId="352149406">
    <w:abstractNumId w:val="7"/>
  </w:num>
  <w:num w:numId="17" w16cid:durableId="1071925945">
    <w:abstractNumId w:val="10"/>
  </w:num>
  <w:num w:numId="18" w16cid:durableId="67391246">
    <w:abstractNumId w:val="8"/>
  </w:num>
  <w:num w:numId="19" w16cid:durableId="510998473">
    <w:abstractNumId w:val="1"/>
  </w:num>
  <w:num w:numId="20" w16cid:durableId="1891574198">
    <w:abstractNumId w:val="12"/>
  </w:num>
  <w:num w:numId="21" w16cid:durableId="300774205">
    <w:abstractNumId w:val="17"/>
  </w:num>
  <w:num w:numId="22" w16cid:durableId="1671983872">
    <w:abstractNumId w:val="18"/>
  </w:num>
</w:numbering>
</file>

<file path=word/people.xml><?xml version="1.0" encoding="utf-8"?>
<w15:people xmlns:mc="http://schemas.openxmlformats.org/markup-compatibility/2006" xmlns:w15="http://schemas.microsoft.com/office/word/2012/wordml" mc:Ignorable="w15">
  <w15:person w15:author="Karunakaran, Sharon">
    <w15:presenceInfo w15:providerId="AD" w15:userId="S::sharon.karunakaran@cchmc.org::174e6fc0-7acc-4319-bc0b-dec0147402de"/>
  </w15:person>
  <w15:person w15:author="Martens, Sandy">
    <w15:presenceInfo w15:providerId="AD" w15:userId="S::saundra.martens@cchmc.org::f9d99f30-5ae6-4aee-ae1e-9452957036e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0"/>
  <w:hideSpellingErrors/>
  <w:hideGrammaticalErrors/>
  <w:trackRevisions w:val="tru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9599B69"/>
    <w:rsid w:val="00041D6F"/>
    <w:rsid w:val="00061782"/>
    <w:rsid w:val="00077FA9"/>
    <w:rsid w:val="000B36F1"/>
    <w:rsid w:val="000C3690"/>
    <w:rsid w:val="00102BB9"/>
    <w:rsid w:val="00161B39"/>
    <w:rsid w:val="00180E67"/>
    <w:rsid w:val="00211B87"/>
    <w:rsid w:val="002B0997"/>
    <w:rsid w:val="002F39D6"/>
    <w:rsid w:val="0032224F"/>
    <w:rsid w:val="003266FD"/>
    <w:rsid w:val="003516F5"/>
    <w:rsid w:val="003845F4"/>
    <w:rsid w:val="0039749F"/>
    <w:rsid w:val="003B5075"/>
    <w:rsid w:val="003E31B7"/>
    <w:rsid w:val="004655C5"/>
    <w:rsid w:val="00473E5D"/>
    <w:rsid w:val="00495C7C"/>
    <w:rsid w:val="004A3165"/>
    <w:rsid w:val="004B6B84"/>
    <w:rsid w:val="004D2A36"/>
    <w:rsid w:val="005440A4"/>
    <w:rsid w:val="00567429"/>
    <w:rsid w:val="0057590E"/>
    <w:rsid w:val="005914CA"/>
    <w:rsid w:val="005A01E9"/>
    <w:rsid w:val="005C0634"/>
    <w:rsid w:val="005CCF80"/>
    <w:rsid w:val="005D42EF"/>
    <w:rsid w:val="005E7E6B"/>
    <w:rsid w:val="006341E9"/>
    <w:rsid w:val="00660255"/>
    <w:rsid w:val="0066578C"/>
    <w:rsid w:val="006E3B1A"/>
    <w:rsid w:val="00711266"/>
    <w:rsid w:val="00721A61"/>
    <w:rsid w:val="00767CF5"/>
    <w:rsid w:val="00770E30"/>
    <w:rsid w:val="0079758A"/>
    <w:rsid w:val="007A5B60"/>
    <w:rsid w:val="007B7F59"/>
    <w:rsid w:val="007D3A08"/>
    <w:rsid w:val="007E783D"/>
    <w:rsid w:val="0080395E"/>
    <w:rsid w:val="00812E04"/>
    <w:rsid w:val="008361FF"/>
    <w:rsid w:val="008430A2"/>
    <w:rsid w:val="008526D8"/>
    <w:rsid w:val="00873C2E"/>
    <w:rsid w:val="00892C68"/>
    <w:rsid w:val="008A7694"/>
    <w:rsid w:val="008B0D1F"/>
    <w:rsid w:val="00902F2A"/>
    <w:rsid w:val="009033FB"/>
    <w:rsid w:val="00943678"/>
    <w:rsid w:val="009479E0"/>
    <w:rsid w:val="00A04A69"/>
    <w:rsid w:val="00A0716D"/>
    <w:rsid w:val="00A15DC2"/>
    <w:rsid w:val="00A331FB"/>
    <w:rsid w:val="00A83FAA"/>
    <w:rsid w:val="00B23F94"/>
    <w:rsid w:val="00B63BE3"/>
    <w:rsid w:val="00B82131"/>
    <w:rsid w:val="00B84F65"/>
    <w:rsid w:val="00BB1A3E"/>
    <w:rsid w:val="00BB7E93"/>
    <w:rsid w:val="00BC24F5"/>
    <w:rsid w:val="00C45B96"/>
    <w:rsid w:val="00C51E04"/>
    <w:rsid w:val="00C5457D"/>
    <w:rsid w:val="00CC584A"/>
    <w:rsid w:val="00CD212C"/>
    <w:rsid w:val="00D23CA1"/>
    <w:rsid w:val="00D4B5B6"/>
    <w:rsid w:val="00D5221F"/>
    <w:rsid w:val="00D52B13"/>
    <w:rsid w:val="00D67509"/>
    <w:rsid w:val="00DA32C9"/>
    <w:rsid w:val="00DA5C73"/>
    <w:rsid w:val="00DE298F"/>
    <w:rsid w:val="00E10F40"/>
    <w:rsid w:val="00E30B7F"/>
    <w:rsid w:val="00E31296"/>
    <w:rsid w:val="00E42719"/>
    <w:rsid w:val="00E50BA1"/>
    <w:rsid w:val="00E611BA"/>
    <w:rsid w:val="00E66C1A"/>
    <w:rsid w:val="00EA2F96"/>
    <w:rsid w:val="00ED6779"/>
    <w:rsid w:val="00F17CF4"/>
    <w:rsid w:val="00F3044F"/>
    <w:rsid w:val="00F7510F"/>
    <w:rsid w:val="00F80525"/>
    <w:rsid w:val="016A2EC4"/>
    <w:rsid w:val="01B61394"/>
    <w:rsid w:val="01C37731"/>
    <w:rsid w:val="01EC5367"/>
    <w:rsid w:val="03534519"/>
    <w:rsid w:val="03903B83"/>
    <w:rsid w:val="03C29452"/>
    <w:rsid w:val="03EB1192"/>
    <w:rsid w:val="0430B9AE"/>
    <w:rsid w:val="053B139D"/>
    <w:rsid w:val="0601D813"/>
    <w:rsid w:val="060EB35C"/>
    <w:rsid w:val="061DE486"/>
    <w:rsid w:val="06499189"/>
    <w:rsid w:val="0652A26C"/>
    <w:rsid w:val="069529C3"/>
    <w:rsid w:val="06AE1B53"/>
    <w:rsid w:val="06F8F66F"/>
    <w:rsid w:val="070AB986"/>
    <w:rsid w:val="07C1A89C"/>
    <w:rsid w:val="080270F1"/>
    <w:rsid w:val="08C8E2D3"/>
    <w:rsid w:val="09F422DB"/>
    <w:rsid w:val="0A8CE318"/>
    <w:rsid w:val="0AAF3DF8"/>
    <w:rsid w:val="0AD20A18"/>
    <w:rsid w:val="0B1D02AC"/>
    <w:rsid w:val="0C445DD2"/>
    <w:rsid w:val="0D1763B3"/>
    <w:rsid w:val="0D462582"/>
    <w:rsid w:val="0DA6B096"/>
    <w:rsid w:val="0E5165ED"/>
    <w:rsid w:val="0EC793FE"/>
    <w:rsid w:val="0FB1117A"/>
    <w:rsid w:val="0FC5438E"/>
    <w:rsid w:val="0FE05C55"/>
    <w:rsid w:val="10414E00"/>
    <w:rsid w:val="1077AA63"/>
    <w:rsid w:val="10DDA029"/>
    <w:rsid w:val="119FDE3C"/>
    <w:rsid w:val="11D424E4"/>
    <w:rsid w:val="11FF34C0"/>
    <w:rsid w:val="12DDBB24"/>
    <w:rsid w:val="12FB7542"/>
    <w:rsid w:val="1317FD17"/>
    <w:rsid w:val="1332D1EA"/>
    <w:rsid w:val="13896328"/>
    <w:rsid w:val="139B0521"/>
    <w:rsid w:val="13C476CE"/>
    <w:rsid w:val="1402AF27"/>
    <w:rsid w:val="14B88A6A"/>
    <w:rsid w:val="14F5C0DE"/>
    <w:rsid w:val="14FCE434"/>
    <w:rsid w:val="15429D50"/>
    <w:rsid w:val="154FCE89"/>
    <w:rsid w:val="15DDBC93"/>
    <w:rsid w:val="16EF9018"/>
    <w:rsid w:val="17936B74"/>
    <w:rsid w:val="17BBB9C4"/>
    <w:rsid w:val="18D97334"/>
    <w:rsid w:val="19EC3310"/>
    <w:rsid w:val="19FA8E23"/>
    <w:rsid w:val="1A103ACE"/>
    <w:rsid w:val="1B88944F"/>
    <w:rsid w:val="1C8F2AE7"/>
    <w:rsid w:val="1DFA6C20"/>
    <w:rsid w:val="1E1AD966"/>
    <w:rsid w:val="1FC6CBA9"/>
    <w:rsid w:val="210203FF"/>
    <w:rsid w:val="21ECE2FC"/>
    <w:rsid w:val="22E833E1"/>
    <w:rsid w:val="23D06B47"/>
    <w:rsid w:val="2421E3D4"/>
    <w:rsid w:val="2445CEEA"/>
    <w:rsid w:val="2488B8F9"/>
    <w:rsid w:val="248B4DDB"/>
    <w:rsid w:val="24A62566"/>
    <w:rsid w:val="24B230E7"/>
    <w:rsid w:val="24DD485B"/>
    <w:rsid w:val="26A68535"/>
    <w:rsid w:val="26E05B43"/>
    <w:rsid w:val="275C24EB"/>
    <w:rsid w:val="27745D64"/>
    <w:rsid w:val="27DDC628"/>
    <w:rsid w:val="284A63BF"/>
    <w:rsid w:val="295F34A4"/>
    <w:rsid w:val="2AAC654E"/>
    <w:rsid w:val="2AE91D86"/>
    <w:rsid w:val="2B47466F"/>
    <w:rsid w:val="2BC8757A"/>
    <w:rsid w:val="2C420053"/>
    <w:rsid w:val="2D3F8FDF"/>
    <w:rsid w:val="2DAC2BBC"/>
    <w:rsid w:val="2DAF9DBD"/>
    <w:rsid w:val="2DC7A2BD"/>
    <w:rsid w:val="2DD893F3"/>
    <w:rsid w:val="2DE92272"/>
    <w:rsid w:val="2E94D659"/>
    <w:rsid w:val="2EA06FE6"/>
    <w:rsid w:val="2FCE7628"/>
    <w:rsid w:val="304095CE"/>
    <w:rsid w:val="30472293"/>
    <w:rsid w:val="305A7166"/>
    <w:rsid w:val="30AA7B05"/>
    <w:rsid w:val="313F36AD"/>
    <w:rsid w:val="31DC26A1"/>
    <w:rsid w:val="32DB070E"/>
    <w:rsid w:val="33C5156E"/>
    <w:rsid w:val="3413023A"/>
    <w:rsid w:val="349AFB2B"/>
    <w:rsid w:val="34A1E74B"/>
    <w:rsid w:val="34AB0E59"/>
    <w:rsid w:val="34FB6CBD"/>
    <w:rsid w:val="350B4CDD"/>
    <w:rsid w:val="35D2B4A2"/>
    <w:rsid w:val="36BC3AFE"/>
    <w:rsid w:val="3726CB8D"/>
    <w:rsid w:val="375E6D89"/>
    <w:rsid w:val="377139B9"/>
    <w:rsid w:val="37B1A25A"/>
    <w:rsid w:val="383DCD85"/>
    <w:rsid w:val="38FA3DEA"/>
    <w:rsid w:val="393F321E"/>
    <w:rsid w:val="394A4892"/>
    <w:rsid w:val="397D45F4"/>
    <w:rsid w:val="39B15571"/>
    <w:rsid w:val="3A960E4B"/>
    <w:rsid w:val="3AACEE70"/>
    <w:rsid w:val="3AAED456"/>
    <w:rsid w:val="3AB399C6"/>
    <w:rsid w:val="3AD4DE1C"/>
    <w:rsid w:val="3B1128CF"/>
    <w:rsid w:val="3C5E4ABF"/>
    <w:rsid w:val="3CBCA1AF"/>
    <w:rsid w:val="3DC5B240"/>
    <w:rsid w:val="3F8F009F"/>
    <w:rsid w:val="4057FF8C"/>
    <w:rsid w:val="40E80ACE"/>
    <w:rsid w:val="41CBAA32"/>
    <w:rsid w:val="422FF50D"/>
    <w:rsid w:val="42303D47"/>
    <w:rsid w:val="4324283A"/>
    <w:rsid w:val="4345AF73"/>
    <w:rsid w:val="434D99E7"/>
    <w:rsid w:val="437069A4"/>
    <w:rsid w:val="440FFDA7"/>
    <w:rsid w:val="44D839CA"/>
    <w:rsid w:val="4638B9F9"/>
    <w:rsid w:val="46FDBBBC"/>
    <w:rsid w:val="4766ED3F"/>
    <w:rsid w:val="480E2902"/>
    <w:rsid w:val="487F9CCD"/>
    <w:rsid w:val="48A7D4C8"/>
    <w:rsid w:val="48C27B71"/>
    <w:rsid w:val="49AC21E1"/>
    <w:rsid w:val="4A0424A7"/>
    <w:rsid w:val="4A754FEC"/>
    <w:rsid w:val="4B1C09F1"/>
    <w:rsid w:val="4B7E08DE"/>
    <w:rsid w:val="4BDEC4D9"/>
    <w:rsid w:val="4C4DD2C6"/>
    <w:rsid w:val="4D3CEDAF"/>
    <w:rsid w:val="4D63B6A5"/>
    <w:rsid w:val="4DEDF0CA"/>
    <w:rsid w:val="4ECC6AB8"/>
    <w:rsid w:val="4F0113C4"/>
    <w:rsid w:val="4F16659B"/>
    <w:rsid w:val="4F42AEFF"/>
    <w:rsid w:val="50512CEB"/>
    <w:rsid w:val="50C26089"/>
    <w:rsid w:val="519E7BA3"/>
    <w:rsid w:val="5235A972"/>
    <w:rsid w:val="5239F675"/>
    <w:rsid w:val="527A033C"/>
    <w:rsid w:val="527A4FC1"/>
    <w:rsid w:val="53A1F60A"/>
    <w:rsid w:val="54162022"/>
    <w:rsid w:val="543FBAE5"/>
    <w:rsid w:val="54761738"/>
    <w:rsid w:val="54ACDD19"/>
    <w:rsid w:val="55249E0E"/>
    <w:rsid w:val="556C7EC2"/>
    <w:rsid w:val="557ED216"/>
    <w:rsid w:val="55B1F083"/>
    <w:rsid w:val="5722EEE1"/>
    <w:rsid w:val="573ECF85"/>
    <w:rsid w:val="586678BC"/>
    <w:rsid w:val="5886A383"/>
    <w:rsid w:val="5A1410A9"/>
    <w:rsid w:val="5A20B734"/>
    <w:rsid w:val="5A8A09B1"/>
    <w:rsid w:val="5AD06988"/>
    <w:rsid w:val="5B0BEF3F"/>
    <w:rsid w:val="5B93DF92"/>
    <w:rsid w:val="5BDBC046"/>
    <w:rsid w:val="5C213207"/>
    <w:rsid w:val="5CCA4646"/>
    <w:rsid w:val="5D658902"/>
    <w:rsid w:val="5E1610C2"/>
    <w:rsid w:val="5E33E88C"/>
    <w:rsid w:val="5E889062"/>
    <w:rsid w:val="5FD4FB7B"/>
    <w:rsid w:val="60F369A2"/>
    <w:rsid w:val="6156080A"/>
    <w:rsid w:val="631BD2B1"/>
    <w:rsid w:val="635E9282"/>
    <w:rsid w:val="64664B7A"/>
    <w:rsid w:val="64F1F319"/>
    <w:rsid w:val="658162A3"/>
    <w:rsid w:val="65C6DAC5"/>
    <w:rsid w:val="662D6048"/>
    <w:rsid w:val="6725C92A"/>
    <w:rsid w:val="67266073"/>
    <w:rsid w:val="675A661D"/>
    <w:rsid w:val="6762AB26"/>
    <w:rsid w:val="682E5AD2"/>
    <w:rsid w:val="6835EB24"/>
    <w:rsid w:val="687A5020"/>
    <w:rsid w:val="6928BED3"/>
    <w:rsid w:val="69489564"/>
    <w:rsid w:val="69A087D5"/>
    <w:rsid w:val="6A59E880"/>
    <w:rsid w:val="6B4E5AE3"/>
    <w:rsid w:val="6B6A376C"/>
    <w:rsid w:val="6BABAD63"/>
    <w:rsid w:val="6BB1F0E2"/>
    <w:rsid w:val="6C30019B"/>
    <w:rsid w:val="6D10B6DF"/>
    <w:rsid w:val="6E817764"/>
    <w:rsid w:val="6EC26F56"/>
    <w:rsid w:val="6EEE9C72"/>
    <w:rsid w:val="6F79F81F"/>
    <w:rsid w:val="709A2C04"/>
    <w:rsid w:val="70C22864"/>
    <w:rsid w:val="718AE9C3"/>
    <w:rsid w:val="719FEFC9"/>
    <w:rsid w:val="71E5618A"/>
    <w:rsid w:val="72D01D5F"/>
    <w:rsid w:val="738131EB"/>
    <w:rsid w:val="73DF0BC0"/>
    <w:rsid w:val="757A8BF8"/>
    <w:rsid w:val="767360EC"/>
    <w:rsid w:val="7686DED5"/>
    <w:rsid w:val="76CC01DB"/>
    <w:rsid w:val="77113D49"/>
    <w:rsid w:val="772E8F32"/>
    <w:rsid w:val="774B6134"/>
    <w:rsid w:val="780F314D"/>
    <w:rsid w:val="78E73195"/>
    <w:rsid w:val="7912DF71"/>
    <w:rsid w:val="79599B69"/>
    <w:rsid w:val="79CC562B"/>
    <w:rsid w:val="79F860F5"/>
    <w:rsid w:val="7A910DC5"/>
    <w:rsid w:val="7B5FFA6C"/>
    <w:rsid w:val="7BFDBF7B"/>
    <w:rsid w:val="7C6414BD"/>
    <w:rsid w:val="7C790D67"/>
    <w:rsid w:val="7D0333CF"/>
    <w:rsid w:val="7D49BB0C"/>
    <w:rsid w:val="7E131669"/>
    <w:rsid w:val="7E1BAE2D"/>
    <w:rsid w:val="7E25D13D"/>
    <w:rsid w:val="7E7E72D1"/>
    <w:rsid w:val="7ECBD218"/>
    <w:rsid w:val="7ED1F5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99B69"/>
  <w15:docId w15:val="{03BAC782-2A5C-4B33-8F37-08E48D69E9D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NormalWeb">
    <w:name w:val="Normal (Web)"/>
    <w:basedOn w:val="Normal"/>
    <w:uiPriority w:val="99"/>
    <w:unhideWhenUsed/>
    <w:rsid w:val="00660255"/>
    <w:pPr>
      <w:spacing w:before="100" w:beforeAutospacing="1" w:after="100" w:afterAutospacing="1" w:line="240" w:lineRule="auto"/>
    </w:pPr>
    <w:rPr>
      <w:rFonts w:ascii="Times New Roman" w:hAnsi="Times New Roman" w:eastAsia="Times New Roman" w:cs="Times New Roman"/>
      <w:sz w:val="24"/>
      <w:szCs w:val="24"/>
    </w:rPr>
  </w:style>
  <w:style w:type="table" w:styleId="LightShading">
    <w:name w:val="Light Shading"/>
    <w:basedOn w:val="TableNormal"/>
    <w:uiPriority w:val="60"/>
    <w:rsid w:val="00660255"/>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Default" w:customStyle="1">
    <w:name w:val="Default"/>
    <w:rsid w:val="00CD212C"/>
    <w:pPr>
      <w:autoSpaceDE w:val="0"/>
      <w:autoSpaceDN w:val="0"/>
      <w:adjustRightInd w:val="0"/>
      <w:spacing w:after="0" w:line="240" w:lineRule="auto"/>
    </w:pPr>
    <w:rPr>
      <w:rFonts w:ascii="Calibri" w:hAnsi="Calibri" w:cs="Calibri"/>
      <w:color w:val="000000"/>
      <w:sz w:val="24"/>
      <w:szCs w:val="24"/>
    </w:rPr>
  </w:style>
  <w:style w:type="character" w:styleId="Hyperlink">
    <w:name w:val="Hyperlink"/>
    <w:basedOn w:val="DefaultParagraphFont"/>
    <w:uiPriority w:val="99"/>
    <w:semiHidden/>
    <w:unhideWhenUsed/>
    <w:rsid w:val="007E78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145460">
      <w:bodyDiv w:val="1"/>
      <w:marLeft w:val="0"/>
      <w:marRight w:val="0"/>
      <w:marTop w:val="0"/>
      <w:marBottom w:val="0"/>
      <w:divBdr>
        <w:top w:val="none" w:sz="0" w:space="0" w:color="auto"/>
        <w:left w:val="none" w:sz="0" w:space="0" w:color="auto"/>
        <w:bottom w:val="none" w:sz="0" w:space="0" w:color="auto"/>
        <w:right w:val="none" w:sz="0" w:space="0" w:color="auto"/>
      </w:divBdr>
    </w:div>
    <w:div w:id="20829494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&#65279;<?xml version="1.0" encoding="utf-8"?><Relationships xmlns="http://schemas.openxmlformats.org/package/2006/relationships"><Relationship Type="http://schemas.openxmlformats.org/officeDocument/2006/relationships/hyperlink" Target="https://doi.org/10.2146/ajhp120568" TargetMode="External" Id="R55bad26c6d224552" /></Relationship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omments" Target="comments.xml" Id="R8276a49da0384042" /><Relationship Type="http://schemas.microsoft.com/office/2011/relationships/people" Target="people.xml" Id="R75024aebb73c48d5" /><Relationship Type="http://schemas.microsoft.com/office/2011/relationships/commentsExtended" Target="commentsExtended.xml" Id="R9e04483594e24991" /><Relationship Type="http://schemas.microsoft.com/office/2016/09/relationships/commentsIds" Target="commentsIds.xml" Id="R96a713fff85c49c0" /><Relationship Type="http://schemas.microsoft.com/office/2018/08/relationships/commentsExtensible" Target="commentsExtensible.xml" Id="R43aa31356fd547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97B13F-A64B-4A51-96DB-4F4C326E85C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Rednour, Emma</dc:creator>
  <keywords/>
  <dc:description/>
  <lastModifiedBy>Haslam, David</lastModifiedBy>
  <revision>6</revision>
  <lastPrinted>2023-08-03T13:21:00.0000000Z</lastPrinted>
  <dcterms:created xsi:type="dcterms:W3CDTF">2025-10-29T16:44:00.0000000Z</dcterms:created>
  <dcterms:modified xsi:type="dcterms:W3CDTF">2026-01-25T14:40:26.9334535Z</dcterms:modified>
</coreProperties>
</file>